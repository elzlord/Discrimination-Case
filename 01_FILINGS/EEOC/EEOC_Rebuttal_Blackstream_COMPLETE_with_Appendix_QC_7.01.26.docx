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Elizabeth Langworthy Lord</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109 Asteria Street</w:t>
      </w:r>
    </w:p>
    <w:p w:rsidR="00000000" w:rsidDel="00000000" w:rsidP="00000000" w:rsidRDefault="00000000" w:rsidRPr="00000000" w14:paraId="00000003">
      <w:pPr>
        <w:spacing w:line="276" w:lineRule="auto"/>
        <w:rPr/>
      </w:pPr>
      <w:r w:rsidDel="00000000" w:rsidR="00000000" w:rsidRPr="00000000">
        <w:rPr>
          <w:rtl w:val="0"/>
        </w:rPr>
        <w:t xml:space="preserve">Greenville, SC 29617</w:t>
      </w:r>
    </w:p>
    <w:p w:rsidR="00000000" w:rsidDel="00000000" w:rsidP="00000000" w:rsidRDefault="00000000" w:rsidRPr="00000000" w14:paraId="00000004">
      <w:pPr>
        <w:spacing w:after="200" w:line="276" w:lineRule="auto"/>
        <w:rPr/>
      </w:pPr>
      <w:r w:rsidDel="00000000" w:rsidR="00000000" w:rsidRPr="00000000">
        <w:rPr>
          <w:rtl w:val="0"/>
        </w:rPr>
        <w:t xml:space="preserve">Phone: (512) 808-7984</w:t>
      </w:r>
    </w:p>
    <w:p w:rsidR="00000000" w:rsidDel="00000000" w:rsidP="00000000" w:rsidRDefault="00000000" w:rsidRPr="00000000" w14:paraId="00000005">
      <w:pPr>
        <w:spacing w:after="200" w:line="276" w:lineRule="auto"/>
        <w:jc w:val="both"/>
        <w:rPr/>
      </w:pPr>
      <w:r w:rsidDel="00000000" w:rsidR="00000000" w:rsidRPr="00000000">
        <w:rPr>
          <w:rtl w:val="0"/>
        </w:rPr>
        <w:t xml:space="preserve">June 30, 2026</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VIA EEOC RESPONDENT PORTAL</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Jacquie Jones-Mounts, Acting Local Director</w:t>
      </w:r>
    </w:p>
    <w:p w:rsidR="00000000" w:rsidDel="00000000" w:rsidP="00000000" w:rsidRDefault="00000000" w:rsidRPr="00000000" w14:paraId="00000008">
      <w:pPr>
        <w:spacing w:line="276" w:lineRule="auto"/>
        <w:rPr/>
      </w:pPr>
      <w:r w:rsidDel="00000000" w:rsidR="00000000" w:rsidRPr="00000000">
        <w:rPr>
          <w:rtl w:val="0"/>
        </w:rPr>
        <w:t xml:space="preserve">Gregory Somers, Investigator</w:t>
      </w:r>
    </w:p>
    <w:p w:rsidR="00000000" w:rsidDel="00000000" w:rsidP="00000000" w:rsidRDefault="00000000" w:rsidRPr="00000000" w14:paraId="00000009">
      <w:pPr>
        <w:spacing w:line="276" w:lineRule="auto"/>
        <w:rPr/>
      </w:pPr>
      <w:r w:rsidDel="00000000" w:rsidR="00000000" w:rsidRPr="00000000">
        <w:rPr>
          <w:rtl w:val="0"/>
        </w:rPr>
        <w:t xml:space="preserve">Greenville Local Office</w:t>
      </w:r>
    </w:p>
    <w:p w:rsidR="00000000" w:rsidDel="00000000" w:rsidP="00000000" w:rsidRDefault="00000000" w:rsidRPr="00000000" w14:paraId="0000000A">
      <w:pPr>
        <w:spacing w:after="220" w:line="276" w:lineRule="auto"/>
        <w:rPr/>
      </w:pPr>
      <w:r w:rsidDel="00000000" w:rsidR="00000000" w:rsidRPr="00000000">
        <w:rPr>
          <w:rtl w:val="0"/>
        </w:rPr>
        <w:t xml:space="preserve">United States Equal Employment Opportunity Commission</w:t>
      </w:r>
    </w:p>
    <w:p w:rsidR="00000000" w:rsidDel="00000000" w:rsidP="00000000" w:rsidRDefault="00000000" w:rsidRPr="00000000" w14:paraId="0000000B">
      <w:pPr>
        <w:tabs>
          <w:tab w:val="left" w:leader="none" w:pos="1200"/>
        </w:tabs>
        <w:spacing w:line="276" w:lineRule="auto"/>
        <w:rPr/>
      </w:pPr>
      <w:r w:rsidDel="00000000" w:rsidR="00000000" w:rsidRPr="00000000">
        <w:rPr>
          <w:rtl w:val="0"/>
        </w:rPr>
        <w:t xml:space="preserve">Re:</w:t>
      </w:r>
      <w:r w:rsidDel="00000000" w:rsidR="00000000" w:rsidRPr="00000000">
        <w:rPr>
          <w:b w:val="1"/>
          <w:bCs w:val="1"/>
          <w:rtl w:val="0"/>
        </w:rPr>
        <w:t xml:space="preserve">Charging Party’s Rebuttal to Respondent’s Position Statement</w:t>
      </w:r>
      <w:r w:rsidDel="00000000" w:rsidR="00000000" w:rsidRPr="00000000">
        <w:rPr>
          <w:rtl w:val="0"/>
        </w:rPr>
      </w:r>
    </w:p>
    <w:p w:rsidR="00000000" w:rsidDel="00000000" w:rsidP="00000000" w:rsidRDefault="00000000" w:rsidRPr="00000000" w14:paraId="0000000C">
      <w:pPr>
        <w:tabs>
          <w:tab w:val="left" w:leader="none" w:pos="1200"/>
        </w:tabs>
        <w:spacing w:line="276" w:lineRule="auto"/>
        <w:rPr/>
      </w:pPr>
      <w:r w:rsidDel="00000000" w:rsidR="00000000" w:rsidRPr="00000000">
        <w:rPr>
          <w:rtl w:val="0"/>
        </w:rPr>
        <w:t xml:space="preserve">Complainant: Elizabeth Lord</w:t>
      </w:r>
    </w:p>
    <w:p w:rsidR="00000000" w:rsidDel="00000000" w:rsidP="00000000" w:rsidRDefault="00000000" w:rsidRPr="00000000" w14:paraId="0000000D">
      <w:pPr>
        <w:tabs>
          <w:tab w:val="left" w:leader="none" w:pos="1200"/>
        </w:tabs>
        <w:spacing w:line="276" w:lineRule="auto"/>
        <w:rPr/>
      </w:pPr>
      <w:r w:rsidDel="00000000" w:rsidR="00000000" w:rsidRPr="00000000">
        <w:rPr>
          <w:rtl w:val="0"/>
        </w:rPr>
        <w:t xml:space="preserve">Respondent: Blackstream International Real Estate</w:t>
      </w:r>
    </w:p>
    <w:p w:rsidR="00000000" w:rsidDel="00000000" w:rsidP="00000000" w:rsidRDefault="00000000" w:rsidRPr="00000000" w14:paraId="0000000E">
      <w:pPr>
        <w:tabs>
          <w:tab w:val="left" w:leader="none" w:pos="1200"/>
        </w:tabs>
        <w:spacing w:line="276" w:lineRule="auto"/>
        <w:rPr/>
      </w:pPr>
      <w:r w:rsidDel="00000000" w:rsidR="00000000" w:rsidRPr="00000000">
        <w:rPr>
          <w:rtl w:val="0"/>
        </w:rPr>
        <w:t xml:space="preserve">EEOC Charge No.: 436-2026-00698</w:t>
      </w:r>
    </w:p>
    <w:p w:rsidR="00000000" w:rsidDel="00000000" w:rsidP="00000000" w:rsidRDefault="00000000" w:rsidRPr="00000000" w14:paraId="0000000F">
      <w:pPr>
        <w:tabs>
          <w:tab w:val="left" w:leader="none" w:pos="1200"/>
        </w:tabs>
        <w:spacing w:after="220" w:line="276" w:lineRule="auto"/>
        <w:rPr/>
      </w:pPr>
      <w:r w:rsidDel="00000000" w:rsidR="00000000" w:rsidRPr="00000000">
        <w:rPr>
          <w:rtl w:val="0"/>
        </w:rPr>
        <w:t xml:space="preserve">Related Charge No.: 436-2026-00670 (Contender Development, Inc. d/b/a Contender America)</w:t>
      </w:r>
    </w:p>
    <w:p w:rsidR="00000000" w:rsidDel="00000000" w:rsidP="00000000" w:rsidRDefault="00000000" w:rsidRPr="00000000" w14:paraId="00000010">
      <w:pPr>
        <w:spacing w:after="200" w:line="276" w:lineRule="auto"/>
        <w:jc w:val="both"/>
        <w:rPr/>
      </w:pPr>
      <w:r w:rsidDel="00000000" w:rsidR="00000000" w:rsidRPr="00000000">
        <w:rPr>
          <w:rtl w:val="0"/>
        </w:rPr>
        <w:t xml:space="preserve">Dear Ms. Jones-Mounts and Mr. Somers:</w:t>
      </w:r>
    </w:p>
    <w:p w:rsidR="00000000" w:rsidDel="00000000" w:rsidP="00000000" w:rsidRDefault="00000000" w:rsidRPr="00000000" w14:paraId="00000011">
      <w:pPr>
        <w:spacing w:after="200" w:line="276" w:lineRule="auto"/>
        <w:jc w:val="both"/>
        <w:rPr/>
      </w:pPr>
      <w:r w:rsidDel="00000000" w:rsidR="00000000" w:rsidRPr="00000000">
        <w:rPr>
          <w:rtl w:val="0"/>
        </w:rPr>
        <w:t xml:space="preserve">Charging Party Elizabeth Lord respectfully submits this rebuttal to the Position Statement filed by Respondent Blackstream International Real Estate (“Blackstream” or the “Company”) through its counsel, Fisher &amp; Phillips LLP, on June 24, 2026. Respondent’s counsel represents both Blackstream and Contender Development, Inc., and concedes that Ms. Lord “has asserted identical allegations” in both charges. The two charges arise from the same pattern of conduct, the same decision-makers—CEO Michael Mumma, CFO Peter Reinert, HR Director Cameron Aldridge, and COO Christine Brodsky—and a single shared discriminatory</w:t>
      </w:r>
      <w:ins w:author="Wm. Breck Seiniger, Jr." w:id="0" w:date="2026-06-30T09:44:00Z">
        <w:r w:rsidDel="00000000" w:rsidR="00000000" w:rsidRPr="00000000">
          <w:rPr>
            <w:rtl w:val="0"/>
          </w:rPr>
          <w:t xml:space="preserve">/retaliatory </w:t>
        </w:r>
      </w:ins>
      <w:r w:rsidDel="00000000" w:rsidR="00000000" w:rsidRPr="00000000">
        <w:rPr>
          <w:rtl w:val="0"/>
        </w:rPr>
        <w:t xml:space="preserve">scheme, and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rsidR="00000000" w:rsidDel="00000000" w:rsidP="00000000" w:rsidRDefault="00000000" w:rsidRPr="00000000" w14:paraId="00000012">
      <w:pPr>
        <w:spacing w:after="120" w:before="240" w:line="276" w:lineRule="auto"/>
        <w:rPr/>
      </w:pPr>
      <w:r w:rsidDel="00000000" w:rsidR="00000000" w:rsidRPr="00000000">
        <w:rPr>
          <w:b w:val="1"/>
          <w:bCs w:val="1"/>
          <w:rtl w:val="0"/>
        </w:rPr>
        <w:t xml:space="preserve">A Dispositive Development Respondent Failed to Disclose: Ms. Lord Has Been Terminated</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rtl w:val="0"/>
        </w:rPr>
        <w:t xml:space="preserve">A dispositive development has occurred since these charges were filed that Respondent’s June 24, 2026 Position Statement conspicuously fails to disclose—and, worse, affirmatively misrepresents. </w:t>
      </w:r>
      <w:r w:rsidDel="00000000" w:rsidR="00000000" w:rsidRPr="00000000">
        <w:rPr>
          <w:b w:val="1"/>
          <w:bCs w:val="1"/>
          <w:rtl w:val="0"/>
        </w:rPr>
        <w:t xml:space="preserve">Effective May 15, 2026, while both of Ms. Lord’s EEOC charges were pending, the Company terminated Ms. Lord’s employment.</w:t>
      </w:r>
      <w:r w:rsidDel="00000000" w:rsidR="00000000" w:rsidRPr="00000000">
        <w:rPr>
          <w:rtl w:val="0"/>
        </w:rPr>
        <w:t xml:space="preserve"> Yet Respondent’s Position Statement, filed five weeks later on June 24, 2026, repeatedly represents to this Commission that Ms. Lord “is still employed with the Company in her same position” and that she therefore “could not have been ‘constructively discharged.’” That representation is false. The Company terminated Ms. Lord on May 15, 2026. 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rsidR="00000000" w:rsidDel="00000000" w:rsidP="00000000" w:rsidRDefault="00000000" w:rsidRPr="00000000" w14:paraId="00000014">
      <w:pPr>
        <w:spacing w:after="200" w:line="276" w:lineRule="auto"/>
        <w:jc w:val="both"/>
        <w:rPr/>
      </w:pPr>
      <w:r w:rsidDel="00000000" w:rsidR="00000000" w:rsidRPr="00000000">
        <w:rPr>
          <w:rtl w:val="0"/>
        </w:rPr>
        <w:t xml:space="preserve">Upon Ms. Lord’s termination, the Company did not backfill the “global brand strategy” role it describes in its Position Statement. Instead, all marketing activities—including website management—were reallocated to Haley Cape, a substantially younger employee now titled Senior Brand Planner and Graphic Designer. A position that can be eliminated and absorbed in its entirety by a junior employee was never the strategic role Respondent describes.</w:t>
      </w:r>
    </w:p>
    <w:p w:rsidR="00000000" w:rsidDel="00000000" w:rsidP="00000000" w:rsidRDefault="00000000" w:rsidRPr="00000000" w14:paraId="00000015">
      <w:pPr>
        <w:spacing w:after="120" w:before="240" w:line="276" w:lineRule="auto"/>
        <w:rPr/>
      </w:pPr>
      <w:r w:rsidDel="00000000" w:rsidR="00000000" w:rsidRPr="00000000">
        <w:rPr>
          <w:b w:val="1"/>
          <w:bCs w:val="1"/>
          <w:rtl w:val="0"/>
        </w:rPr>
        <w:t xml:space="preserve">I. Preliminary Observations: The Volume of Evidence Is Not a Weakness</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tl w:val="0"/>
        </w:rPr>
        <w:t xml:space="preserve">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ins w:author="Wm. Breck Seiniger, Jr." w:id="1" w:date="2026-06-30T09:47:00Z">
        <w:r w:rsidDel="00000000" w:rsidR="00000000" w:rsidRPr="00000000">
          <w:rPr>
            <w:rtl w:val="0"/>
          </w:rPr>
          <w:t xml:space="preserve"> of discrimination, workplace hostility, and retaliation</w:t>
        </w:r>
      </w:ins>
      <w:r w:rsidDel="00000000" w:rsidR="00000000" w:rsidRPr="00000000">
        <w:rPr>
          <w:rtl w:val="0"/>
        </w:rPr>
        <w:t xml:space="preserve">.</w:t>
      </w:r>
    </w:p>
    <w:p w:rsidR="00000000" w:rsidDel="00000000" w:rsidP="00000000" w:rsidRDefault="00000000" w:rsidRPr="00000000" w14:paraId="00000017">
      <w:pPr>
        <w:spacing w:after="200" w:line="276" w:lineRule="auto"/>
        <w:jc w:val="both"/>
        <w:rPr/>
      </w:pPr>
      <w:r w:rsidDel="00000000" w:rsidR="00000000" w:rsidRPr="00000000">
        <w:rPr>
          <w:rtl w:val="0"/>
        </w:rPr>
        <w:t xml:space="preserve">The proper question before this Commission is not whether Ms. Lord has too many complaints. The proper question is whether those complaints have merit. The answer, as the following analysis demonstrates, is yes.</w:t>
      </w:r>
    </w:p>
    <w:p w:rsidR="00000000" w:rsidDel="00000000" w:rsidP="00000000" w:rsidRDefault="00000000" w:rsidRPr="00000000" w14:paraId="00000018">
      <w:pPr>
        <w:spacing w:after="120" w:before="240" w:line="276" w:lineRule="auto"/>
        <w:rPr/>
      </w:pPr>
      <w:r w:rsidDel="00000000" w:rsidR="00000000" w:rsidRPr="00000000">
        <w:rPr>
          <w:b w:val="1"/>
          <w:bCs w:val="1"/>
          <w:rtl w:val="0"/>
        </w:rPr>
        <w:t xml:space="preserve">II. Rebuttal to Respondent’s Characterization of Ms. Lord’s Employment History</w:t>
      </w:r>
      <w:r w:rsidDel="00000000" w:rsidR="00000000" w:rsidRPr="00000000">
        <w:rPr>
          <w:rtl w:val="0"/>
        </w:rPr>
      </w:r>
    </w:p>
    <w:p w:rsidR="00000000" w:rsidDel="00000000" w:rsidP="00000000" w:rsidRDefault="00000000" w:rsidRPr="00000000" w14:paraId="00000019">
      <w:pPr>
        <w:spacing w:after="100" w:before="160" w:line="276" w:lineRule="auto"/>
        <w:rPr/>
      </w:pPr>
      <w:r w:rsidDel="00000000" w:rsidR="00000000" w:rsidRPr="00000000">
        <w:rPr>
          <w:b w:val="1"/>
          <w:bCs w:val="1"/>
          <w:i w:val="1"/>
          <w:iCs w:val="1"/>
          <w:rtl w:val="0"/>
        </w:rPr>
        <w:t xml:space="preserve">A. Respondent Mischaracterizes Ms. Lord’s Role and Her Relationship with Ms. Cape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t xml:space="preserve">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rsidR="00000000" w:rsidDel="00000000" w:rsidP="00000000" w:rsidRDefault="00000000" w:rsidRPr="00000000" w14:paraId="0000001B">
      <w:pPr>
        <w:spacing w:after="200" w:line="276" w:lineRule="auto"/>
        <w:jc w:val="both"/>
        <w:rPr/>
      </w:pPr>
      <w:r w:rsidDel="00000000" w:rsidR="00000000" w:rsidRPr="00000000">
        <w:rPr>
          <w:rtl w:val="0"/>
        </w:rPr>
        <w:t xml:space="preserve">HR Director Cameron Aldridge told Ms. Lord directly that Ms. Cape was to report to her. CEO Michael Mumma circulated an organizational chart (Exhibit A) showing Ms. Cape reporting to Ms. Lord, and Aldridge’s March 13, 2025 written memo (Exhibit B) expressly confirmed that Ms. Cape—and Alex Weldon—reported to Ms. Lord and that Ms. Lord held budget authority. The reporting “confusion” was of the Company’s own making: when </w:t>
      </w:r>
      <w:ins w:author="Wm. Breck Seiniger, Jr." w:id="2" w:date="2026-06-30T09:49:00Z">
        <w:r w:rsidDel="00000000" w:rsidR="00000000" w:rsidRPr="00000000">
          <w:rPr>
            <w:rtl w:val="0"/>
          </w:rPr>
          <w:t xml:space="preserve">(When did this happen if it was after problems had already arisen? You need to make that clear because you could read this to just mean that the chart was issued about the same time as your report to Ms. Brodsky.) </w:t>
        </w:r>
      </w:ins>
      <w:r w:rsidDel="00000000" w:rsidR="00000000" w:rsidRPr="00000000">
        <w:rPr>
          <w:rtl w:val="0"/>
        </w:rPr>
        <w:t xml:space="preserve">Ms. Lord asked Ms. Brodsky, both Ms. Brodsky and Ms. Cape asserted that Ms. Cape reported to Ms. Brodsky—directly contradicting the CEO’s own organizational chart and HR’s written confirmation. The Company cannot now rely on a reporting ambiguity it created to recast Ms. Lord’s exercise of confirmed supervisory authority as overreach.</w:t>
      </w:r>
    </w:p>
    <w:p w:rsidR="00000000" w:rsidDel="00000000" w:rsidP="00000000" w:rsidRDefault="00000000" w:rsidRPr="00000000" w14:paraId="0000001C">
      <w:pPr>
        <w:spacing w:after="200" w:line="276" w:lineRule="auto"/>
        <w:jc w:val="both"/>
        <w:rPr/>
      </w:pPr>
      <w:r w:rsidDel="00000000" w:rsidR="00000000" w:rsidRPr="00000000">
        <w:rPr>
          <w:rtl w:val="0"/>
        </w:rPr>
        <w:t xml:space="preserve">Critically, Ms. Lord did not unilaterally “demand” that Ms. Cape keep her informed. When Ms. Lord raised the conflicting reporting lines and the removal of her social-media responsibilities with HR Director Aldridge, </w:t>
      </w:r>
      <w:r w:rsidDel="00000000" w:rsidR="00000000" w:rsidRPr="00000000">
        <w:rPr>
          <w:b w:val="1"/>
          <w:bCs w:val="1"/>
          <w:rtl w:val="0"/>
        </w:rPr>
        <w:t xml:space="preserve">Aldridge himself instructed Ms. Lord to email Ms. Cape requesting weekly reports and analytics.</w:t>
      </w:r>
      <w:r w:rsidDel="00000000" w:rsidR="00000000" w:rsidRPr="00000000">
        <w:rPr>
          <w:rtl w:val="0"/>
        </w:rPr>
        <w:t xml:space="preserve"> Ms. Lord did exactly that, copying both Aldridge and Ms. Brodsky. She never received any response—no metrics, no analytics, and no explanation from anyone as to why her request, made at HR’s direction, went unanswered. The Company now recasts HR’s own directive as evidence of Ms. Lord overreaching. That is precisely backward.</w:t>
      </w:r>
    </w:p>
    <w:p w:rsidR="00000000" w:rsidDel="00000000" w:rsidP="00000000" w:rsidRDefault="00000000" w:rsidRPr="00000000" w14:paraId="0000001D">
      <w:pPr>
        <w:spacing w:after="200" w:line="276" w:lineRule="auto"/>
        <w:jc w:val="both"/>
        <w:rPr/>
      </w:pPr>
      <w:r w:rsidDel="00000000" w:rsidR="00000000" w:rsidRPr="00000000">
        <w:rPr>
          <w:rtl w:val="0"/>
        </w:rPr>
        <w:t xml:space="preserve">The seniority and qualifications at issue underscore the point. Ms. Lord was hired in July 2022 as Director of Marketing with full-scope marketing and branding authority for both Blackstream and Contender. Ms. Cape was not hired until August 2023, in an administrative and graphic-design support role. Ms. Lord br</w:t>
      </w:r>
      <w:ins w:author="Wm. Breck Seiniger, Jr." w:id="3" w:date="2026-06-30T09:51:00Z">
        <w:r w:rsidDel="00000000" w:rsidR="00000000" w:rsidRPr="00000000">
          <w:rPr>
            <w:rtl w:val="0"/>
          </w:rPr>
          <w:t xml:space="preserve">ought</w:t>
        </w:r>
      </w:ins>
      <w:del w:author="Wm. Breck Seiniger, Jr." w:id="3" w:date="2026-06-30T09:51:00Z">
        <w:r w:rsidDel="00000000" w:rsidR="00000000" w:rsidRPr="00000000">
          <w:rPr>
            <w:rtl w:val="0"/>
          </w:rPr>
          <w:delText xml:space="preserve">ings</w:delText>
        </w:r>
      </w:del>
      <w:r w:rsidDel="00000000" w:rsidR="00000000" w:rsidRPr="00000000">
        <w:rPr>
          <w:rtl w:val="0"/>
        </w:rPr>
        <w:t xml:space="preserve"> more than twenty-five years of marketing and branding experience, including tenures at two global branding agencies. </w:t>
      </w:r>
      <w:ins w:author="Wm. Breck Seiniger, Jr." w:id="4" w:date="2026-06-30T09:51:00Z">
        <w:r w:rsidDel="00000000" w:rsidR="00000000" w:rsidRPr="00000000">
          <w:rPr>
            <w:rtl w:val="0"/>
          </w:rPr>
          <w:t xml:space="preserve">(You should perhaps mention your vice-presidentship here if it's relevant.) </w:t>
        </w:r>
      </w:ins>
      <w:r w:rsidDel="00000000" w:rsidR="00000000" w:rsidRPr="00000000">
        <w:rPr>
          <w:rtl w:val="0"/>
        </w:rPr>
        <w:t xml:space="preserve">Ms. Cape’s prior position was at a staffing company, and she had no experience rebranding a company.</w:t>
      </w:r>
    </w:p>
    <w:p w:rsidR="00000000" w:rsidDel="00000000" w:rsidP="00000000" w:rsidRDefault="00000000" w:rsidRPr="00000000" w14:paraId="0000001E">
      <w:pPr>
        <w:spacing w:after="200" w:line="276" w:lineRule="auto"/>
        <w:jc w:val="both"/>
        <w:rPr/>
      </w:pPr>
      <w:r w:rsidDel="00000000" w:rsidR="00000000" w:rsidRPr="00000000">
        <w:rPr>
          <w:rtl w:val="0"/>
        </w:rPr>
        <w:t xml:space="preserve">That qualifications </w:t>
      </w:r>
      <w:ins w:author="Wm. Breck Seiniger, Jr." w:id="5" w:date="2026-06-30T09:52:00Z">
        <w:r w:rsidDel="00000000" w:rsidR="00000000" w:rsidRPr="00000000">
          <w:rPr>
            <w:rtl w:val="0"/>
          </w:rPr>
          <w:t xml:space="preserve">(perhaps you should say "experience gap" here because she had gotten a master's, as I understand it, and somebody who's stupid would think, "Well she's more qualified because of that." I'm not sure you go into that but I think it's a point worth making because that's where my mind went. I'd say something like: "Notwithstanding Ms. Cape's academic qualifications, she had no experience in rebranding a company or understanding branding generally, in sharp contrast to Ms. Lord's extensive background in that field, the background presented to and relied upon by the companies when she was hired.") </w:t>
        </w:r>
      </w:ins>
      <w:r w:rsidDel="00000000" w:rsidR="00000000" w:rsidRPr="00000000">
        <w:rPr>
          <w:rtl w:val="0"/>
        </w:rPr>
        <w:t xml:space="preserve">gap is decisive in light of what Respondent dismisses as Ms. Cape merely being “free to meet directly with higher level management on projects she was working on.” This was not a minor assignment. Ms. Cape worked directly and independently with CEO Mumma on the </w:t>
      </w:r>
      <w:r w:rsidDel="00000000" w:rsidR="00000000" w:rsidRPr="00000000">
        <w:rPr>
          <w:b w:val="1"/>
          <w:bCs w:val="1"/>
          <w:rtl w:val="0"/>
        </w:rPr>
        <w:t xml:space="preserve">total corporate rebrand of Blackstream Christie’s International Real Estate to Contender Christie’s International</w:t>
      </w:r>
      <w:r w:rsidDel="00000000" w:rsidR="00000000" w:rsidRPr="00000000">
        <w:rPr>
          <w:rtl w:val="0"/>
        </w:rPr>
        <w:t xml:space="preserve">—a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ins w:author="Claude" w:id="6"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312–13 (1996)</w:t>
        </w:r>
        <w:r w:rsidDel="00000000" w:rsidR="00000000" w:rsidRPr="00000000">
          <w:fldChar w:fldCharType="end"/>
        </w:r>
        <w:r w:rsidDel="00000000" w:rsidR="00000000" w:rsidRPr="00000000">
          <w:rPr>
            <w:rtl w:val="0"/>
          </w:rPr>
          <w:t xml:space="preserve"> (transfer of an older employee’s responsibilities to a “substantially younger” worker is a more reliable indicator of age discrimination than replacement by someone outside the protected class; the fact that both employees are over 40 is “irrelevant, so long as he has lost out because of his age”).</w:t>
        </w:r>
      </w:ins>
      <w:r w:rsidDel="00000000" w:rsidR="00000000" w:rsidRPr="00000000">
        <w:rPr>
          <w:rtl w:val="0"/>
        </w:rPr>
      </w:r>
    </w:p>
    <w:p w:rsidR="00000000" w:rsidDel="00000000" w:rsidP="00000000" w:rsidRDefault="00000000" w:rsidRPr="00000000" w14:paraId="0000001F">
      <w:pPr>
        <w:spacing w:after="100" w:before="160" w:line="276" w:lineRule="auto"/>
        <w:rPr/>
      </w:pPr>
      <w:r w:rsidDel="00000000" w:rsidR="00000000" w:rsidRPr="00000000">
        <w:rPr>
          <w:b w:val="1"/>
          <w:bCs w:val="1"/>
          <w:i w:val="1"/>
          <w:iCs w:val="1"/>
          <w:rtl w:val="0"/>
        </w:rPr>
        <w:t xml:space="preserve">B. The Role of Personal Relationships in Employment Decisions</w:t>
      </w: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tl w:val="0"/>
        </w:rPr>
        <w:t xml:space="preserve">The Commission should be aware of a pattern of personal relationships that Ms. Lord believes directly influenced the </w:t>
      </w:r>
      <w:ins w:author="Wm. Breck Seiniger, Jr." w:id="7" w:date="2026-06-30T09:55:00Z">
        <w:r w:rsidDel="00000000" w:rsidR="00000000" w:rsidRPr="00000000">
          <w:rPr>
            <w:rtl w:val="0"/>
          </w:rPr>
          <w:t xml:space="preserve">whole of the corporate culture generally and the </w:t>
        </w:r>
      </w:ins>
      <w:r w:rsidDel="00000000" w:rsidR="00000000" w:rsidRPr="00000000">
        <w:rPr>
          <w:rtl w:val="0"/>
        </w:rPr>
        <w:t xml:space="preserve">employment decisions at issue</w:t>
      </w:r>
      <w:ins w:author="Wm. Breck Seiniger, Jr." w:id="8" w:date="2026-06-30T09:55:00Z">
        <w:r w:rsidDel="00000000" w:rsidR="00000000" w:rsidRPr="00000000">
          <w:rPr>
            <w:rtl w:val="0"/>
          </w:rPr>
          <w:t xml:space="preserve"> specifically</w:t>
        </w:r>
      </w:ins>
      <w:r w:rsidDel="00000000" w:rsidR="00000000" w:rsidRPr="00000000">
        <w:rPr>
          <w:rtl w:val="0"/>
        </w:rPr>
        <w:t xml:space="preserve">—including the elevation of substantially younger employees, the stripping of Ms. Lord’s authority, and the integrity of the Company’s internal investigation. Ms. Lord raises these facts not to sensationalize, but because the EEOC investigator specifically requested during the parties’ initial telephone conference that this information be included, as </w:t>
      </w:r>
      <w:ins w:author="Wm. Breck Seiniger, Jr." w:id="9" w:date="2026-06-30T09:56:00Z">
        <w:r w:rsidDel="00000000" w:rsidR="00000000" w:rsidRPr="00000000">
          <w:rPr>
            <w:rtl w:val="0"/>
          </w:rPr>
          <w:t xml:space="preserve">in the opinion of the investigator  (you want to be able to be careful what you say here to make sure that it won't be contradicted so exactly what she said to you matters; did she say it was relevant?) </w:t>
        </w:r>
      </w:ins>
      <w:r w:rsidDel="00000000" w:rsidR="00000000" w:rsidRPr="00000000">
        <w:rPr>
          <w:rtl w:val="0"/>
        </w:rPr>
        <w:t xml:space="preserve">it is relevant to understanding the motivations behind the decisions that form the basis of this Charge.</w:t>
      </w:r>
    </w:p>
    <w:p w:rsidR="00000000" w:rsidDel="00000000" w:rsidP="00000000" w:rsidRDefault="00000000" w:rsidRPr="00000000" w14:paraId="00000021">
      <w:pPr>
        <w:spacing w:after="200" w:line="276" w:lineRule="auto"/>
        <w:jc w:val="both"/>
        <w:rPr/>
      </w:pPr>
      <w:r w:rsidDel="00000000" w:rsidR="00000000" w:rsidRPr="00000000">
        <w:rPr>
          <w:rtl w:val="0"/>
        </w:rPr>
        <w:t xml:space="preserve">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raised, the Company terminated Ms. Wrenn in the Summer of 2025 with what was widely understood internally to be a severance package substantially exceeding one year’s salary.</w:t>
      </w:r>
    </w:p>
    <w:p w:rsidR="00000000" w:rsidDel="00000000" w:rsidP="00000000" w:rsidRDefault="00000000" w:rsidRPr="00000000" w14:paraId="00000022">
      <w:pPr>
        <w:spacing w:after="200" w:line="276" w:lineRule="auto"/>
        <w:jc w:val="both"/>
        <w:rPr/>
      </w:pPr>
      <w:r w:rsidDel="00000000" w:rsidR="00000000" w:rsidRPr="00000000">
        <w:rPr>
          <w:rtl w:val="0"/>
        </w:rPr>
        <w:t>This is directly relevant to the Blackstream charge because of what happened next. On information Ms. Lord received from HR Director Aldridge, Ms. Wrenn is now back working at Blackstream, as an assistant supporting one of its top agent groups led by Damian Hall. A younger employee tied to the CEO by a personal relationship was paid a large severance and then quietly returned to the very entity now representing to this Commission that it treats all employees equally.</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tl w:val="0"/>
        </w:rPr>
        <w:t xml:space="preserve">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rsidR="00000000" w:rsidDel="00000000" w:rsidP="00000000" w:rsidRDefault="00000000" w:rsidRPr="00000000" w14:paraId="00000024">
      <w:pPr>
        <w:spacing w:after="200" w:line="276" w:lineRule="auto"/>
        <w:jc w:val="both"/>
        <w:rPr/>
      </w:pPr>
      <w:r w:rsidDel="00000000" w:rsidR="00000000" w:rsidRPr="00000000">
        <w:rPr>
          <w:rtl w:val="0"/>
        </w:rP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knowledge, but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rsidR="00000000" w:rsidDel="00000000" w:rsidP="00000000" w:rsidRDefault="00000000" w:rsidRPr="00000000" w14:paraId="00000025">
      <w:pPr>
        <w:spacing w:after="100" w:before="160" w:line="276" w:lineRule="auto"/>
        <w:rPr/>
      </w:pPr>
      <w:r w:rsidDel="00000000" w:rsidR="00000000" w:rsidRPr="00000000">
        <w:rPr>
          <w:b w:val="1"/>
          <w:bCs w:val="1"/>
          <w:i w:val="1"/>
          <w:iCs w:val="1"/>
          <w:rtl w:val="0"/>
        </w:rPr>
        <w:t xml:space="preserve">C. The Independent-Contractor Proposal—Respondent Omits the Critical Context</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t xml:space="preserve">Respondent states that “Lord further suggested working with the Company as an independent contractor but her proposed rate would have resulted in her receiving substantially higher compensation.” This framing—that Ms. Lord was angling for a pay grab—omits the context entirely and inverts the truth.</w:t>
      </w:r>
    </w:p>
    <w:p w:rsidR="00000000" w:rsidDel="00000000" w:rsidP="00000000" w:rsidRDefault="00000000" w:rsidRPr="00000000" w14:paraId="00000027">
      <w:pPr>
        <w:spacing w:after="200" w:line="276" w:lineRule="auto"/>
        <w:jc w:val="both"/>
        <w:rPr/>
      </w:pPr>
      <w:r w:rsidDel="00000000" w:rsidR="00000000" w:rsidRPr="00000000">
        <w:rPr>
          <w:rtl w:val="0"/>
        </w:rPr>
        <w:t xml:space="preserve">In February 2025, when the first news reports of the SEC investigation surfaced, CEO Mumma asked Ms. Lord to “draw a line” between Blackstream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rsidR="00000000" w:rsidDel="00000000" w:rsidP="00000000" w:rsidRDefault="00000000" w:rsidRPr="00000000" w14:paraId="00000028">
      <w:pPr>
        <w:spacing w:after="200" w:line="276" w:lineRule="auto"/>
        <w:jc w:val="both"/>
        <w:rPr/>
      </w:pPr>
      <w:r w:rsidDel="00000000" w:rsidR="00000000" w:rsidRPr="00000000">
        <w:rPr>
          <w:rtl w:val="0"/>
        </w:rPr>
        <w:t xml:space="preserve">The reason the hourly figure was approximately one-third higher is </w:t>
      </w:r>
      <w:r w:rsidDel="00000000" w:rsidR="00000000" w:rsidRPr="00000000">
        <w:rPr>
          <w:i w:val="1"/>
          <w:iCs w:val="1"/>
          <w:rtl w:val="0"/>
        </w:rPr>
        <w:t xml:space="preserve">not</w:t>
      </w:r>
      <w:r w:rsidDel="00000000" w:rsidR="00000000" w:rsidRPr="00000000">
        <w:rPr>
          <w:rtl w:val="0"/>
        </w:rP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rsidR="00000000" w:rsidDel="00000000" w:rsidP="00000000" w:rsidRDefault="00000000" w:rsidRPr="00000000" w14:paraId="00000029">
      <w:pPr>
        <w:spacing w:after="200" w:line="276" w:lineRule="auto"/>
        <w:jc w:val="both"/>
        <w:rPr/>
      </w:pPr>
      <w:r w:rsidDel="00000000" w:rsidR="00000000" w:rsidRPr="00000000">
        <w:rPr>
          <w:rtl w:val="0"/>
        </w:rPr>
        <w:t xml:space="preserve">The Company’s account also obscures what happened next. At the subsequent meeting with Ford Elliott (CEO), Peter Reinert (CFO), and Cameron Aldridge (HR), Ms. Lord was </w:t>
      </w:r>
      <w:r w:rsidDel="00000000" w:rsidR="00000000" w:rsidRPr="00000000">
        <w:rPr>
          <w:i w:val="1"/>
          <w:iCs w:val="1"/>
          <w:rtl w:val="0"/>
        </w:rPr>
        <w:t xml:space="preserve">not</w:t>
      </w:r>
      <w:r w:rsidDel="00000000" w:rsidR="00000000" w:rsidRPr="00000000">
        <w:rPr>
          <w:rtl w:val="0"/>
        </w:rP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Blackstream would harm her professional reputation, that CFO Reinert made the age-based remark at issue. And it was here that Ms. Lord proposed a title change—not additional money—simply to provide a professional explanation for her removal from Blackstream. Respondent’s portrayal of an employee grasping for a raise and a grander title is a distortion of an employee trying to protect her reputation while being involuntarily moved.</w:t>
      </w:r>
    </w:p>
    <w:p w:rsidR="00000000" w:rsidDel="00000000" w:rsidP="00000000" w:rsidRDefault="00000000" w:rsidRPr="00000000" w14:paraId="0000002A">
      <w:pPr>
        <w:spacing w:after="100" w:before="160" w:line="276" w:lineRule="auto"/>
        <w:rPr/>
      </w:pPr>
      <w:r w:rsidDel="00000000" w:rsidR="00000000" w:rsidRPr="00000000">
        <w:rPr>
          <w:b w:val="1"/>
          <w:bCs w:val="1"/>
          <w:i w:val="1"/>
          <w:iCs w:val="1"/>
          <w:rtl w:val="0"/>
        </w:rPr>
        <w:t xml:space="preserve">D. The Offer-Letter Dispute Reflects Poorly on the Company, Not on Ms. Lord</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tl w:val="0"/>
        </w:rPr>
        <w:t xml:space="preserve">Respondent notes that Ms. Lord declined to sign the standard offer letter and handbook acknowledgment, implying bad faith. To the contrary: Ms. Lord objected to a non-compete provision that the Company then conceded was inappropriate and removed. Her refusal to sign, absent that correction, was legally reasonable.</w:t>
      </w:r>
      <w:ins w:author="Wm. Breck Seiniger, Jr." w:id="10" w:date="2026-06-30T10:00:00Z">
        <w:r w:rsidDel="00000000" w:rsidR="00000000" w:rsidRPr="00000000">
          <w:rPr>
            <w:rtl w:val="0"/>
          </w:rPr>
          <w:t xml:space="preserve"> (Was there also some kind of a waiver of claims in this?)</w:t>
        </w:r>
      </w:ins>
      <w:r w:rsidDel="00000000" w:rsidR="00000000" w:rsidRPr="00000000">
        <w:rPr>
          <w:rtl w:val="0"/>
        </w:rPr>
      </w:r>
    </w:p>
    <w:p w:rsidR="00000000" w:rsidDel="00000000" w:rsidP="00000000" w:rsidRDefault="00000000" w:rsidRPr="00000000" w14:paraId="0000002C">
      <w:pPr>
        <w:spacing w:after="100" w:before="160" w:line="276" w:lineRule="auto"/>
        <w:rPr/>
      </w:pPr>
      <w:r w:rsidDel="00000000" w:rsidR="00000000" w:rsidRPr="00000000">
        <w:rPr>
          <w:b w:val="1"/>
          <w:bCs w:val="1"/>
          <w:i w:val="1"/>
          <w:iCs w:val="1"/>
          <w:rtl w:val="0"/>
        </w:rPr>
        <w:t xml:space="preserve">E. The Transition Was a Constructive Demotion That Has Now Ripened Into Termination</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without HR present, CEO Mumma verbally revoked that authority entirely and transferred her social-media responsibilities to Ms. Cape and Ms. Wrenn. Reaffirmation followed immediately by revocation is not consistent with a legitimate, pre-planned restructuring.</w:t>
      </w:r>
    </w:p>
    <w:p w:rsidR="00000000" w:rsidDel="00000000" w:rsidP="00000000" w:rsidRDefault="00000000" w:rsidRPr="00000000" w14:paraId="0000002E">
      <w:pPr>
        <w:spacing w:after="200" w:line="276" w:lineRule="auto"/>
        <w:jc w:val="both"/>
        <w:rPr/>
      </w:pPr>
      <w:r w:rsidDel="00000000" w:rsidR="00000000" w:rsidRPr="00000000">
        <w:rPr>
          <w:rtl w:val="0"/>
        </w:rPr>
        <w:t xml:space="preserve">Respondent describes the new Contender role as “global brand strategy across several of Contender’s business lines.” In reality there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rsidR="00000000" w:rsidDel="00000000" w:rsidP="00000000" w:rsidRDefault="00000000" w:rsidRPr="00000000" w14:paraId="0000002F">
      <w:pPr>
        <w:spacing w:after="200" w:line="276" w:lineRule="auto"/>
        <w:jc w:val="both"/>
        <w:rPr/>
      </w:pPr>
      <w:r w:rsidDel="00000000" w:rsidR="00000000" w:rsidRPr="00000000">
        <w:rPr>
          <w:rtl w:val="0"/>
        </w:rPr>
        <w:t>Any remaining doubt was removed on May 15, 2026, when the Company terminated Ms. Lord and reallocated all of her marketing functions—including website management—to younger employee Haley Cape. Respondent’s assertion that Ms. Lord’s role “was not assumed by a younger employee” is now squarely refuted by the Company’s own conduct.</w:t>
      </w:r>
      <w:ins w:author="Wm. Breck Seiniger, Jr." w:id="11" w:date="2026-06-30T10:01:00Z">
        <w:r w:rsidDel="00000000" w:rsidR="00000000" w:rsidRPr="00000000">
          <w:rPr>
            <w:rtl w:val="0"/>
          </w:rPr>
          <w:t xml:space="preserve"> (Do you want to say anything about the fact that other people were laid off at the same time so that it's a reasonable inference that they simply chose this as an opportune moment to get rid of you and make it look like part of a broader layoff?)</w:t>
        </w:r>
      </w:ins>
      <w:r w:rsidDel="00000000" w:rsidR="00000000" w:rsidRPr="00000000">
        <w:rPr>
          <w:rtl w:val="0"/>
        </w:rPr>
      </w:r>
    </w:p>
    <w:p w:rsidR="00000000" w:rsidDel="00000000" w:rsidP="00000000" w:rsidRDefault="00000000" w:rsidRPr="00000000" w14:paraId="00000030">
      <w:pPr>
        <w:spacing w:after="120" w:before="240" w:line="276" w:lineRule="auto"/>
        <w:rPr/>
      </w:pPr>
      <w:r w:rsidDel="00000000" w:rsidR="00000000" w:rsidRPr="00000000">
        <w:rPr>
          <w:b w:val="1"/>
          <w:bCs w:val="1"/>
          <w:rtl w:val="0"/>
        </w:rPr>
        <w:t xml:space="preserve">III. Rebuttal to Respondent’s “No Adverse Employment Action” Defense</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tl w:val="0"/>
        </w:rPr>
        <w:t>Respondent’s entire “no adverse action” framework has collapsed. As of May 15, 2026, there is an unambiguous adverse action—termination. The arguments below address the verbal warning and performance review on which Respondent relied, but they now operate against the backdrop of an actual discharge.</w:t>
      </w:r>
      <w:ins w:author="Wm. Breck Seiniger, Jr." w:id="12" w:date="2026-06-30T10:03:00Z">
        <w:r w:rsidDel="00000000" w:rsidR="00000000" w:rsidRPr="00000000">
          <w:rPr>
            <w:rtl w:val="0"/>
          </w:rPr>
          <w:t xml:space="preserve">The constellation of conduct described in Ms. Lord's Charge of Discrimination and Supporting Documentation is clear evidence of adverse action. It is a machine gun spray and the bullet that brought about the end was the unambiguous adverse action of termination on May 15, 2026.</w:t>
        </w:r>
      </w:ins>
      <w:del w:author="Wm. Breck Seiniger, Jr." w:id="12" w:date="2026-06-30T10:03:00Z">
        <w:r w:rsidDel="00000000" w:rsidR="00000000" w:rsidRPr="00000000">
          <w:rPr>
            <w:rtl w:val="0"/>
          </w:rPr>
          <w:delText xml:space="preserve">As of May 15, 2026, there is an unambiguous adverse action—termination.</w:delText>
        </w:r>
      </w:del>
      <w:r w:rsidDel="00000000" w:rsidR="00000000" w:rsidRPr="00000000">
        <w:rPr>
          <w:rtl w:val="0"/>
        </w:rPr>
      </w:r>
    </w:p>
    <w:p w:rsidR="00000000" w:rsidDel="00000000" w:rsidP="00000000" w:rsidRDefault="00000000" w:rsidRPr="00000000" w14:paraId="00000032">
      <w:pPr>
        <w:spacing w:after="100" w:before="160" w:line="276" w:lineRule="auto"/>
        <w:rPr/>
      </w:pPr>
      <w:r w:rsidDel="00000000" w:rsidR="00000000" w:rsidRPr="00000000">
        <w:rPr>
          <w:b w:val="1"/>
          <w:bCs w:val="1"/>
          <w:i w:val="1"/>
          <w:iCs w:val="1"/>
          <w:rtl w:val="0"/>
        </w:rPr>
        <w:t xml:space="preserve">A. The Verbal Warning Was Retaliatory in Timing, Rationale, and Application</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t xml:space="preserve">Ms. Lord filed her internal discrimination complaint on November 14, 2025. The verbal warning issued approximately three weeks later. Temporal proximity of this kind is well within the range courts have found sufficient to establish a causal link.</w:t>
      </w:r>
      <w:ins w:author="Claude" w:id="13"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color w:val="0563c1"/>
            <w:u w:val="single"/>
            <w:rtl w:val="0"/>
          </w:rPr>
          <w:t xml:space="preserve">, 532 U.S. 268, 273–74 (2001)</w:t>
        </w:r>
        <w:r w:rsidDel="00000000" w:rsidR="00000000" w:rsidRPr="00000000">
          <w:fldChar w:fldCharType="end"/>
        </w:r>
        <w:r w:rsidDel="00000000" w:rsidR="00000000" w:rsidRPr="00000000">
          <w:rPr>
            <w:rtl w:val="0"/>
          </w:rPr>
          <w:t xml:space="preserve"> (temporal proximity that is “very close” can by itself establish the causal connection for a retaliation claim; treating gaps of three and four months as too remote—here the roughly three-week interval is well within the range courts find sufficient).</w:t>
        </w:r>
      </w:ins>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tl w:val="0"/>
        </w:rPr>
        <w:t xml:space="preserve">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The discipline was also selectively applied. During the December 8, 2025 counseling, Ms. Lord identified several employees who had discussed the Company’s financial condition—not only Stuart Owen, but also </w:t>
      </w:r>
      <w:r w:rsidDel="00000000" w:rsidR="00000000" w:rsidRPr="00000000">
        <w:rPr>
          <w:b w:val="1"/>
          <w:bCs w:val="1"/>
          <w:rtl w:val="0"/>
        </w:rPr>
        <w:t xml:space="preserve">Chief Accounting Officer Maxine Turner</w:t>
      </w:r>
      <w:r w:rsidDel="00000000" w:rsidR="00000000" w:rsidRPr="00000000">
        <w:rPr>
          <w:rtl w:val="0"/>
        </w:rP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
    <w:p w:rsidR="00000000" w:rsidDel="00000000" w:rsidP="00000000" w:rsidRDefault="00000000" w:rsidRPr="00000000" w14:paraId="00000036">
      <w:pPr>
        <w:spacing w:after="100" w:before="160" w:line="276" w:lineRule="auto"/>
        <w:rPr/>
      </w:pPr>
      <w:r w:rsidDel="00000000" w:rsidR="00000000" w:rsidRPr="00000000">
        <w:rPr>
          <w:b w:val="1"/>
          <w:bCs w:val="1"/>
          <w:i w:val="1"/>
          <w:iCs w:val="1"/>
          <w:rtl w:val="0"/>
        </w:rPr>
        <w:t xml:space="preserve">B. The “Excellent Performance Review” Argument Backfires</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tl w:val="0"/>
        </w:rPr>
        <w:t xml:space="preserve">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not negate those actions. Nor does a positive review insulate an employer from a retaliation claim, which turns on whether adverse actions followed protected activity—here culminating in termination.</w:t>
      </w:r>
      <w:ins w:author="Claude" w:id="14" w:date="2026-06-30T12:00:00Z">
        <w:r w:rsidDel="00000000" w:rsidR="00000000" w:rsidRPr="00000000">
          <w:rPr>
            <w:i w:val="1"/>
            <w:iCs w:val="1"/>
            <w:rtl w:val="0"/>
          </w:rPr>
          <w:t xml:space="preserve"> Cf. </w:t>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color w:val="0563c1"/>
            <w:u w:val="single"/>
            <w:rtl w:val="0"/>
          </w:rPr>
          <w:t xml:space="preserve">, 530 U.S. 133, 147 (2000)</w:t>
        </w:r>
        <w:r w:rsidDel="00000000" w:rsidR="00000000" w:rsidRPr="00000000">
          <w:fldChar w:fldCharType="end"/>
        </w:r>
        <w:r w:rsidDel="00000000" w:rsidR="00000000" w:rsidRPr="00000000">
          <w:rPr>
            <w:rtl w:val="0"/>
          </w:rPr>
          <w:t xml:space="preserve"> (a fact-finder may infer the ultimate fact of discrimination from the falsity of the employer’s proffered explanation; an “excellent” review thus eliminates poor performance as a legitimate, non-discriminatory justification for the adverse actions).</w:t>
        </w:r>
      </w:ins>
      <w:r w:rsidDel="00000000" w:rsidR="00000000" w:rsidRPr="00000000">
        <w:rPr>
          <w:rtl w:val="0"/>
        </w:rPr>
      </w:r>
    </w:p>
    <w:p w:rsidR="00000000" w:rsidDel="00000000" w:rsidP="00000000" w:rsidRDefault="00000000" w:rsidRPr="00000000" w14:paraId="00000038">
      <w:pPr>
        <w:spacing w:after="100" w:before="160" w:line="276" w:lineRule="auto"/>
        <w:rPr/>
      </w:pPr>
      <w:r w:rsidDel="00000000" w:rsidR="00000000" w:rsidRPr="00000000">
        <w:rPr>
          <w:b w:val="1"/>
          <w:bCs w:val="1"/>
          <w:i w:val="1"/>
          <w:iCs w:val="1"/>
          <w:rtl w:val="0"/>
        </w:rPr>
        <w:t xml:space="preserve">C. The Broader Pattern of Adverse Actions Respondent Fails to Address</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tl w:val="0"/>
        </w:rPr>
        <w:t xml:space="preserve">Respondent focuses narrowly on the transition and the verbal warning while ignoring a documented pattern the Commission should weigh in its totality: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Revocation of supervisory authority on March 19, 2025—six days after HR reaffirmed it in writing—following Ms. Lord’s report of Ms. Cape’s insubordination and firearm possession.</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No response to Ms. Lord’s </w:t>
      </w:r>
      <w:r w:rsidDel="00000000" w:rsidR="00000000" w:rsidRPr="00000000">
        <w:rPr>
          <w:rtl w:val="0"/>
        </w:rPr>
      </w:r>
      <w:r>
        <w:rPr>
          <w:highlight w:val="green"/>
        </w:rPr>
        <w:t>April 15, 2025 email</w:t>
      </w:r>
      <w:r>
        <w:rPr/>
        <w:t xml:space="preserve"> to HR Director Aldridge reiterating her concerns and requesting the reason for the forced transition to Contender (Exhibit D).</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Reassignment of Ms. Lord’s office space at Blackstream without notice or explanation (Exhibit E).</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office space at the 5 Century Drive location in May 2025, forcing Ms. Lord to </w:t>
      </w:r>
      <w:ins w:author="Wm. Breck Seiniger, Jr." w:id="15" w:date="2026-06-30T10:06:00Z">
        <w:r w:rsidDel="00000000" w:rsidR="00000000" w:rsidRPr="00000000">
          <w:rPr>
            <w:color w:val="000000"/>
            <w:rtl w:val="0"/>
          </w:rPr>
          <w:t xml:space="preserve">re</w:t>
        </w:r>
      </w:ins>
      <w:r w:rsidDel="00000000" w:rsidR="00000000" w:rsidRPr="00000000">
        <w:rPr>
          <w:color w:val="000000"/>
          <w:rtl w:val="0"/>
        </w:rPr>
        <w:t xml:space="preserve">locate her own workspace in a cubicle elsewhere</w:t>
      </w:r>
      <w:ins w:author="Wm. Breck Seiniger, Jr." w:id="16" w:date="2026-06-30T10:06:00Z">
        <w:r w:rsidDel="00000000" w:rsidR="00000000" w:rsidRPr="00000000">
          <w:rPr>
            <w:color w:val="000000"/>
            <w:rtl w:val="0"/>
          </w:rPr>
          <w:t xml:space="preserve"> in contrast to the office she had worked within prior to that time</w:t>
        </w:r>
      </w:ins>
      <w:r w:rsidDel="00000000" w:rsidR="00000000" w:rsidRPr="00000000">
        <w:rPr>
          <w:color w:val="000000"/>
          <w:rtl w:val="0"/>
        </w:rPr>
        <w:t xml:space="preserve">.</w:t>
      </w:r>
      <w:ins w:author="Wm. Breck Seiniger, Jr." w:id="17" w:date="2026-06-30T10:06:00Z">
        <w:r w:rsidDel="00000000" w:rsidR="00000000" w:rsidRPr="00000000">
          <w:rPr>
            <w:color w:val="000000"/>
            <w:rtl w:val="0"/>
          </w:rPr>
          <w:t xml:space="preserve"> (?)</w:t>
        </w:r>
      </w:ins>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a request for equipment needed to perform her role.</w:t>
      </w:r>
      <w:ins w:author="Wm. Breck Seiniger, Jr." w:id="18" w:date="2026-06-30T10:07:00Z">
        <w:r w:rsidDel="00000000" w:rsidR="00000000" w:rsidRPr="00000000">
          <w:rPr>
            <w:color w:val="000000"/>
            <w:rtl w:val="0"/>
          </w:rPr>
          <w:t xml:space="preserve"> (What equipment and at what price?)</w:t>
        </w:r>
      </w:ins>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requested attendance at meetings, and denial of a request to visit the new Charlotte office.</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Cancellation of four or more scheduled CEO meetings between June and August 2025.</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Withholding of budget authority despite repeated requests.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Removal of the Holiday Gala and team-building events from Marketing to HR in August 2025.</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Lockout from her Blackstream email account on September 2, 2025, after IT was allegedly instructed not to reset her password (Exhibit G)—raising serious evidence-spoliation concerns.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A documented 90.3% non-response rate to her work submissions between May and November 2025 (Exhibit K).</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Termination of Ms. Lord’s employment effective May 15, 2026, during the pendency of her EEOC charges, with her duties reassigned to a substantially younger employee.</w:t>
      </w:r>
      <w:r w:rsidDel="00000000" w:rsidR="00000000" w:rsidRPr="00000000">
        <w:rPr>
          <w:rtl w:val="0"/>
        </w:rPr>
      </w:r>
    </w:p>
    <w:p w:rsidR="00000000" w:rsidDel="00000000" w:rsidP="00000000" w:rsidRDefault="00000000" w:rsidRPr="00000000" w14:paraId="00000046">
      <w:pPr>
        <w:spacing w:after="200" w:line="276" w:lineRule="auto"/>
        <w:jc w:val="both"/>
        <w:rPr/>
      </w:pPr>
      <w:r w:rsidDel="00000000" w:rsidR="00000000" w:rsidRPr="00000000">
        <w:rPr>
          <w:rtl w:val="0"/>
        </w:rPr>
        <w:t xml:space="preserve">Each action, standing alone, might be characterized as a minor frustration. Taken together, over a sustained period and directed consistently at the Company’s oldest employee—and ending in termination—they constitute a pattern of systematic marginalization that is actionable under the ADEA.</w:t>
      </w:r>
      <w:ins w:author="Claude" w:id="19"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color w:val="0563c1"/>
            <w:u w:val="single"/>
            <w:rtl w:val="0"/>
          </w:rPr>
          <w:t xml:space="preserve">, 510 U.S. 17, 23 (1993)</w:t>
        </w:r>
        <w:r w:rsidDel="00000000" w:rsidR="00000000" w:rsidRPr="00000000">
          <w:fldChar w:fldCharType="end"/>
        </w:r>
        <w:r w:rsidDel="00000000" w:rsidR="00000000" w:rsidRPr="00000000">
          <w:rPr>
            <w:rtl w:val="0"/>
          </w:rPr>
          <w:t xml:space="preserve"> (whether an environment is abusive is judged by “looking at all the circumstances,” not by examining incidents in isolation); </w:t>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color w:val="0563c1"/>
            <w:u w:val="single"/>
            <w:rtl w:val="0"/>
          </w:rPr>
          <w:t xml:space="preserve">, 162 F.3d 795, 801 (4th Cir. 1998)</w:t>
        </w:r>
        <w:r w:rsidDel="00000000" w:rsidR="00000000" w:rsidRPr="00000000">
          <w:fldChar w:fldCharType="end"/>
        </w:r>
        <w:r w:rsidDel="00000000" w:rsidR="00000000" w:rsidRPr="00000000">
          <w:rPr>
            <w:rtl w:val="0"/>
          </w:rPr>
          <w:t xml:space="preserve"> (assuming, without deciding, that a hostile work environment claim is cognizable under the ADEA and setting out its elements).</w:t>
        </w:r>
      </w:ins>
      <w:r w:rsidDel="00000000" w:rsidR="00000000" w:rsidRPr="00000000">
        <w:rPr>
          <w:rtl w:val="0"/>
        </w:rPr>
      </w:r>
    </w:p>
    <w:p w:rsidR="00000000" w:rsidDel="00000000" w:rsidP="00000000" w:rsidRDefault="00000000" w:rsidRPr="00000000" w14:paraId="00000047">
      <w:pPr>
        <w:spacing w:after="120" w:before="240" w:line="276" w:lineRule="auto"/>
        <w:rPr/>
      </w:pPr>
      <w:r w:rsidDel="00000000" w:rsidR="00000000" w:rsidRPr="00000000">
        <w:rPr>
          <w:b w:val="1"/>
          <w:bCs w:val="1"/>
          <w:rtl w:val="0"/>
        </w:rPr>
        <w:t xml:space="preserve">IV. Rebuttal to Respondent’s Defense of the Reinert Remark and Other Age-Based Comments</w:t>
      </w:r>
      <w:r w:rsidDel="00000000" w:rsidR="00000000" w:rsidRPr="00000000">
        <w:rPr>
          <w:rtl w:val="0"/>
        </w:rPr>
      </w:r>
    </w:p>
    <w:p w:rsidR="00000000" w:rsidDel="00000000" w:rsidP="00000000" w:rsidRDefault="00000000" w:rsidRPr="00000000" w14:paraId="00000048">
      <w:pPr>
        <w:spacing w:after="100" w:before="160" w:line="276" w:lineRule="auto"/>
        <w:rPr/>
      </w:pPr>
      <w:r w:rsidDel="00000000" w:rsidR="00000000" w:rsidRPr="00000000">
        <w:rPr>
          <w:b w:val="1"/>
          <w:bCs w:val="1"/>
          <w:i w:val="1"/>
          <w:iCs w:val="1"/>
          <w:rtl w:val="0"/>
        </w:rPr>
        <w:t xml:space="preserve">A. “No Recollection” Is Not a Denial</w:t>
      </w:r>
      <w:r w:rsidDel="00000000" w:rsidR="00000000" w:rsidRPr="00000000">
        <w:rPr>
          <w:rtl w:val="0"/>
        </w:rPr>
      </w:r>
    </w:p>
    <w:p w:rsidR="00000000" w:rsidDel="00000000" w:rsidP="00000000" w:rsidRDefault="00000000" w:rsidRPr="00000000" w14:paraId="00000049">
      <w:pPr>
        <w:spacing w:after="200" w:line="276" w:lineRule="auto"/>
        <w:jc w:val="both"/>
        <w:rPr/>
      </w:pPr>
      <w:r w:rsidDel="00000000" w:rsidR="00000000" w:rsidRPr="00000000">
        <w:rPr>
          <w:rtl w:val="0"/>
        </w:rPr>
        <w:t xml:space="preserve">Respondent states that CFO Peter Reinert “denies making any comments” about Ms. Lord’s age and that HR Director Aldridge, present at the April 25, 2025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p>
    <w:p w:rsidR="00000000" w:rsidDel="00000000" w:rsidP="00000000" w:rsidRDefault="00000000" w:rsidRPr="00000000" w14:paraId="0000004A">
      <w:pPr>
        <w:spacing w:after="100" w:before="160" w:line="276" w:lineRule="auto"/>
        <w:rPr/>
      </w:pPr>
      <w:r w:rsidDel="00000000" w:rsidR="00000000" w:rsidRPr="00000000">
        <w:rPr>
          <w:b w:val="1"/>
          <w:bCs w:val="1"/>
          <w:i w:val="1"/>
          <w:iCs w:val="1"/>
          <w:rtl w:val="0"/>
        </w:rPr>
        <w:t xml:space="preserve">B. This Was Not a “Stray Remark”</w:t>
      </w:r>
      <w:r w:rsidDel="00000000" w:rsidR="00000000" w:rsidRPr="00000000">
        <w:rPr>
          <w:rtl w:val="0"/>
        </w:rPr>
      </w:r>
    </w:p>
    <w:p w:rsidR="00000000" w:rsidDel="00000000" w:rsidP="00000000" w:rsidRDefault="00000000" w:rsidRPr="00000000" w14:paraId="0000004B">
      <w:pPr>
        <w:spacing w:after="200" w:line="276" w:lineRule="auto"/>
        <w:jc w:val="both"/>
        <w:rPr/>
      </w:pPr>
      <w:r w:rsidDel="00000000" w:rsidR="00000000" w:rsidRPr="00000000">
        <w:rPr>
          <w:rtl w:val="0"/>
        </w:rPr>
        <w:t xml:space="preserve">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ins w:author="Claude" w:id="2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color w:val="0563c1"/>
            <w:u w:val="single"/>
            <w:rtl w:val="0"/>
          </w:rPr>
          <w:t xml:space="preserve">, 601 F.3d 289, 300 (4th Cir. 2010)</w:t>
        </w:r>
        <w:r w:rsidDel="00000000" w:rsidR="00000000" w:rsidRPr="00000000">
          <w:fldChar w:fldCharType="end"/>
        </w:r>
        <w:r w:rsidDel="00000000" w:rsidR="00000000" w:rsidRPr="00000000">
          <w:rPr>
            <w:rtl w:val="0"/>
          </w:rPr>
          <w:t xml:space="preserve"> (the “stray remarks” doctrine reduces the weight of comments only “in the absence of a clear nexus with the employment decision in question”); </w:t>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color w:val="0563c1"/>
            <w:u w:val="single"/>
            <w:rtl w:val="0"/>
          </w:rPr>
          <w:t xml:space="preserve">, 30 F.3d 507, 511–12 (4th Cir. 1994)</w:t>
        </w:r>
        <w:r w:rsidDel="00000000" w:rsidR="00000000" w:rsidRPr="00000000">
          <w:fldChar w:fldCharType="end"/>
        </w:r>
        <w:r w:rsidDel="00000000" w:rsidR="00000000" w:rsidRPr="00000000">
          <w:rPr>
            <w:rtl w:val="0"/>
          </w:rPr>
          <w:t xml:space="preserve"> (remarks are “stray” when made by a non-decisionmaker or unconnected to the challenged decision—neither of which describes a CFO’s age-based comment made in the meeting effecting the transfer).</w:t>
        </w:r>
      </w:ins>
      <w:r w:rsidDel="00000000" w:rsidR="00000000" w:rsidRPr="00000000">
        <w:rPr>
          <w:rtl w:val="0"/>
        </w:rPr>
      </w:r>
    </w:p>
    <w:p w:rsidR="00000000" w:rsidDel="00000000" w:rsidP="00000000" w:rsidRDefault="00000000" w:rsidRPr="00000000" w14:paraId="0000004C">
      <w:pPr>
        <w:spacing w:after="100" w:before="160" w:line="276" w:lineRule="auto"/>
        <w:rPr/>
      </w:pPr>
      <w:r w:rsidDel="00000000" w:rsidR="00000000" w:rsidRPr="00000000">
        <w:rPr>
          <w:b w:val="1"/>
          <w:bCs w:val="1"/>
          <w:i w:val="1"/>
          <w:iCs w:val="1"/>
          <w:rtl w:val="0"/>
        </w:rPr>
        <w:t xml:space="preserve">C. The “Same Protected Class” Argument Has No Legal Validity</w:t>
      </w:r>
      <w:r w:rsidDel="00000000" w:rsidR="00000000" w:rsidRPr="00000000">
        <w:rPr>
          <w:rtl w:val="0"/>
        </w:rPr>
      </w:r>
    </w:p>
    <w:p w:rsidR="00000000" w:rsidDel="00000000" w:rsidP="00000000" w:rsidRDefault="00000000" w:rsidRPr="00000000" w14:paraId="0000004D">
      <w:pPr>
        <w:spacing w:after="200" w:line="276" w:lineRule="auto"/>
        <w:jc w:val="both"/>
        <w:rPr/>
      </w:pPr>
      <w:r w:rsidDel="00000000" w:rsidR="00000000" w:rsidRPr="00000000">
        <w:rPr>
          <w:rtl w:val="0"/>
        </w:rPr>
        <w:t xml:space="preserve">Respondent argues that because Mr. Reinert is 67, he could not harbor age-based animus. Courts have consistently rejected this. The ADEA protects individuals over 40, and an older member of the protected class can discriminate against a still-older one. See General Dynamics Land Systems, Inc. v. Cline, 540 U.S. 581 (2004). </w:t>
      </w:r>
      <w:ins w:author="Claude" w:id="21" w:date="2026-06-30T12:00:00Z">
        <w:r w:rsidDel="00000000" w:rsidR="00000000" w:rsidRPr="00000000">
          <w:rPr>
            <w:rtl w:val="0"/>
          </w:rPr>
          <w:t xml:space="preserve">More directly on point, an individual’s own membership in the protected class is no defense to a charge that he discriminated against someone else within it. </w:t>
        </w:r>
        <w:r w:rsidDel="00000000" w:rsidR="00000000" w:rsidRPr="00000000">
          <w:rPr>
            <w:i w:val="1"/>
            <w:iCs w:val="1"/>
            <w:rtl w:val="0"/>
          </w:rPr>
          <w:t xml:space="preserve">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 (1996)</w:t>
        </w:r>
        <w:r w:rsidDel="00000000" w:rsidR="00000000" w:rsidRPr="00000000">
          <w:fldChar w:fldCharType="end"/>
        </w:r>
        <w:r w:rsidDel="00000000" w:rsidR="00000000" w:rsidRPr="00000000">
          <w:rPr>
            <w:rtl w:val="0"/>
          </w:rPr>
          <w:t xml:space="preserve"> (that “one person in the protected class has lost out to another person in the protected class is … irrelevant, so long as he has lost out because of his age”); </w:t>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color w:val="0563c1"/>
            <w:u w:val="single"/>
            <w:rtl w:val="0"/>
          </w:rPr>
          <w:t xml:space="preserve">, 523 U.S. 75, 78–80 (1998)</w:t>
        </w:r>
        <w:r w:rsidDel="00000000" w:rsidR="00000000" w:rsidRPr="00000000">
          <w:fldChar w:fldCharType="end"/>
        </w:r>
        <w:r w:rsidDel="00000000" w:rsidR="00000000" w:rsidRPr="00000000">
          <w:rPr>
            <w:rtl w:val="0"/>
          </w:rPr>
          <w:t xml:space="preserve"> (discrimination claim is not barred merely because the alleged discriminator shares the victim’s protected characteristic); </w:t>
        </w:r>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color w:val="0563c1"/>
            <w:u w:val="single"/>
            <w:rtl w:val="0"/>
          </w:rPr>
          <w:t xml:space="preserve">29 U.S.C. § 631(a)</w:t>
        </w:r>
        <w:r w:rsidDel="00000000" w:rsidR="00000000" w:rsidRPr="00000000">
          <w:fldChar w:fldCharType="end"/>
        </w:r>
        <w:r w:rsidDel="00000000" w:rsidR="00000000" w:rsidRPr="00000000">
          <w:rPr>
            <w:rtl w:val="0"/>
          </w:rPr>
          <w:t xml:space="preserve"> (ADEA protects individuals who are at least 40 years of age). </w:t>
        </w:r>
      </w:ins>
      <w:ins w:author="Wm. Breck Seiniger, Jr." w:id="22" w:date="2026-06-30T10:10:00Z">
        <w:r w:rsidDel="00000000" w:rsidR="00000000" w:rsidRPr="00000000">
          <w:rPr>
            <w:rtl w:val="0"/>
          </w:rPr>
          <w:t xml:space="preserve">(The absurdity of this proposition may be illustrated by way of an analogy. It's like saying that an African-American overseer on a plantation in the days before the Civil War could not harbor discriminatory motives because he is of the same race as those he oversaw. One might like to think so, but that would be historically inaccurate.) (Maybe too edgy but if there are any African Americans reviewing this, it certainly makes the point, though that might be unnecessary and risky.) </w:t>
        </w:r>
      </w:ins>
      <w:r w:rsidDel="00000000" w:rsidR="00000000" w:rsidRPr="00000000">
        <w:rPr>
          <w:rtl w:val="0"/>
        </w:rPr>
        <w:t xml:space="preserve">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ins w:author="Wm. Breck Seiniger, Jr." w:id="23" w:date="2026-06-30T10:09:00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4E">
      <w:pPr>
        <w:spacing w:after="100" w:before="160" w:line="276" w:lineRule="auto"/>
        <w:rPr/>
      </w:pPr>
      <w:r w:rsidDel="00000000" w:rsidR="00000000" w:rsidRPr="00000000">
        <w:rPr>
          <w:b w:val="1"/>
          <w:bCs w:val="1"/>
          <w:i w:val="1"/>
          <w:iCs w:val="1"/>
          <w:rtl w:val="0"/>
        </w:rPr>
        <w:t xml:space="preserve">D. The Age-Disclosure and Overheard-Conversation Allegations</w:t>
      </w:r>
      <w:r w:rsidDel="00000000" w:rsidR="00000000" w:rsidRPr="00000000">
        <w:rPr>
          <w:rtl w:val="0"/>
        </w:rPr>
      </w:r>
    </w:p>
    <w:p w:rsidR="00000000" w:rsidDel="00000000" w:rsidP="00000000" w:rsidRDefault="00000000" w:rsidRPr="00000000" w14:paraId="0000004F">
      <w:pPr>
        <w:spacing w:after="200" w:line="276" w:lineRule="auto"/>
        <w:jc w:val="both"/>
        <w:rPr/>
      </w:pPr>
      <w:r w:rsidDel="00000000" w:rsidR="00000000" w:rsidRPr="00000000">
        <w:rPr>
          <w:rtl w:val="0"/>
        </w:rPr>
        <w:t xml:space="preserve">Respondent denies that Ms. Cape disclosed Ms. Lord’s age and asserts Ms. Cape did not know it. As set forth above, Ms. Cape disclosed Ms. Lord’s age to Damian Hall and Tyler James, both of whom then made dismissive remarks to Ms. Lord about her age. These are named, identifiable witnesses.</w:t>
      </w:r>
    </w:p>
    <w:p w:rsidR="00000000" w:rsidDel="00000000" w:rsidP="00000000" w:rsidRDefault="00000000" w:rsidRPr="00000000" w14:paraId="00000050">
      <w:pPr>
        <w:spacing w:after="200" w:line="276" w:lineRule="auto"/>
        <w:jc w:val="both"/>
        <w:rPr/>
      </w:pPr>
      <w:r w:rsidDel="00000000" w:rsidR="00000000" w:rsidRPr="00000000">
        <w:rPr>
          <w:rtl w:val="0"/>
        </w:rPr>
        <w:t xml:space="preserve">As to the conversation Ms. Lord overheard, Respondent (through Aldridge) asserts it was actually Aldridge himself speaking with Connor Parsons about a preference for older hotel workers. Ms. Lord acknowledges she may have misidentified one of the speakers—she had identified Adam Plous, and Aldridge claims it was himself. But Ms. Lord is unequivocal about what was said: the 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rsidR="00000000" w:rsidDel="00000000" w:rsidP="00000000" w:rsidRDefault="00000000" w:rsidRPr="00000000" w14:paraId="00000051">
      <w:pPr>
        <w:spacing w:after="200" w:line="276" w:lineRule="auto"/>
        <w:jc w:val="both"/>
        <w:rPr/>
      </w:pPr>
      <w:r w:rsidDel="00000000" w:rsidR="00000000" w:rsidRPr="00000000">
        <w:rPr>
          <w:rtl w:val="0"/>
        </w:rPr>
        <w:t xml:space="preserve">The point is compounded by the conduct of the </w:t>
      </w:r>
      <w:ins w:author="Wm. Breck Seiniger, Jr." w:id="24" w:date="2026-06-30T10:15:00Z">
        <w:r w:rsidDel="00000000" w:rsidR="00000000" w:rsidRPr="00000000">
          <w:rPr>
            <w:rtl w:val="0"/>
          </w:rPr>
          <w:t xml:space="preserve">HR </w:t>
        </w:r>
      </w:ins>
      <w:r w:rsidDel="00000000" w:rsidR="00000000" w:rsidRPr="00000000">
        <w:rPr>
          <w:rtl w:val="0"/>
        </w:rPr>
        <w:t xml:space="preserve">investigator himself. During this year’s Super Bowl, HR Director Aldridge stood in the hallway near Ms. Lord’s desk and remarked to others about an athlete who was “over 40,” expressing amazement that anyone “that age” could still perform at a high level. The </w:t>
      </w:r>
      <w:bookmarkStart w:colFirst="0" w:colLast="0" w:name="rlfpakg317x7" w:id="0"/>
      <w:bookmarkEnd w:id="0"/>
      <w:r w:rsidDel="00000000" w:rsidR="00000000" w:rsidRPr="00000000">
        <w:rPr>
          <w:rtl w:val="0"/>
        </w:rPr>
        <w:t xml:space="preserve">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p>
    <w:p w:rsidR="00000000" w:rsidDel="00000000" w:rsidP="00000000" w:rsidRDefault="00000000" w:rsidRPr="00000000" w14:paraId="00000052">
      <w:pPr>
        <w:spacing w:after="120" w:before="240" w:line="276" w:lineRule="auto"/>
        <w:rPr/>
      </w:pPr>
      <w:r w:rsidDel="00000000" w:rsidR="00000000" w:rsidRPr="00000000">
        <w:rPr>
          <w:b w:val="1"/>
          <w:bCs w:val="1"/>
          <w:rtl w:val="0"/>
        </w:rPr>
        <w:t xml:space="preserve">V. Rebuttal to Respondent’s Retaliation Defense</w:t>
      </w:r>
      <w:r w:rsidDel="00000000" w:rsidR="00000000" w:rsidRPr="00000000">
        <w:rPr>
          <w:rtl w:val="0"/>
        </w:rPr>
      </w:r>
    </w:p>
    <w:p w:rsidR="00000000" w:rsidDel="00000000" w:rsidP="00000000" w:rsidRDefault="00000000" w:rsidRPr="00000000" w14:paraId="00000053">
      <w:pPr>
        <w:spacing w:after="200" w:line="276" w:lineRule="auto"/>
        <w:jc w:val="both"/>
        <w:rPr/>
      </w:pPr>
      <w:r w:rsidDel="00000000" w:rsidR="00000000" w:rsidRPr="00000000">
        <w:rPr>
          <w:rtl w:val="0"/>
        </w:rPr>
        <w:t xml:space="preserve">Respondent’s retaliation defense rests on two pillars: that the internal investigation found no substantiation, and that the same supervisor who received the complaint gave Ms. Lord an excellent review. Neither holds.</w:t>
      </w:r>
    </w:p>
    <w:p w:rsidR="00000000" w:rsidDel="00000000" w:rsidP="00000000" w:rsidRDefault="00000000" w:rsidRPr="00000000" w14:paraId="00000054">
      <w:pPr>
        <w:spacing w:after="200" w:line="276" w:lineRule="auto"/>
        <w:jc w:val="both"/>
        <w:rPr/>
      </w:pPr>
      <w:r w:rsidDel="00000000" w:rsidR="00000000" w:rsidRPr="00000000">
        <w:rPr>
          <w:rtl w:val="0"/>
        </w:rPr>
        <w:t xml:space="preserve">First, the Company’s </w:t>
      </w:r>
      <w:ins w:author="Wm. Breck Seiniger, Jr." w:id="25" w:date="2026-06-30T10:16:00Z">
        <w:r w:rsidDel="00000000" w:rsidR="00000000" w:rsidRPr="00000000">
          <w:rPr>
            <w:rtl w:val="0"/>
          </w:rPr>
          <w:t xml:space="preserve">(which company?) </w:t>
        </w:r>
      </w:ins>
      <w:r w:rsidDel="00000000" w:rsidR="00000000" w:rsidRPr="00000000">
        <w:rPr>
          <w:rtl w:val="0"/>
        </w:rPr>
        <w:t xml:space="preserve">internal investigation consisted of presenting Ms. Lord’s allegations to the accused and accepting their denials. HR Director Aldridge’s November 24, 2025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w:t>
      </w:r>
      <w:ins w:author="Wm. Breck Seiniger, Jr." w:id="26" w:date="2026-06-30T10:16:00Z">
        <w:r w:rsidDel="00000000" w:rsidR="00000000" w:rsidRPr="00000000">
          <w:rPr>
            <w:rtl w:val="0"/>
          </w:rPr>
          <w:t xml:space="preserve"> undertaken to protect the company</w:t>
        </w:r>
      </w:ins>
      <w:r w:rsidDel="00000000" w:rsidR="00000000" w:rsidRPr="00000000">
        <w:rPr>
          <w:rtl w:val="0"/>
        </w:rPr>
        <w:t xml:space="preserve">, not a good-faith inquiry, and is entitled to no deference—particularly where, as shown above, the investigator himself equates age with performance.</w:t>
      </w:r>
      <w:ins w:author="Wm. Breck Seiniger, Jr." w:id="27" w:date="2026-06-30T10:17:00Z">
        <w:r w:rsidDel="00000000" w:rsidR="00000000" w:rsidRPr="00000000">
          <w:rPr>
            <w:rtl w:val="0"/>
          </w:rPr>
          <w:t xml:space="preserve">  The analogy drawn by the investigator was age-based and rather than evidencing neutrality, was an explicit denial of the company's discriminatory motives by implication.</w:t>
        </w:r>
      </w:ins>
      <w:r w:rsidDel="00000000" w:rsidR="00000000" w:rsidRPr="00000000">
        <w:rPr>
          <w:rtl w:val="0"/>
        </w:rPr>
      </w:r>
    </w:p>
    <w:p w:rsidR="00000000" w:rsidDel="00000000" w:rsidP="00000000" w:rsidRDefault="00000000" w:rsidRPr="00000000" w14:paraId="00000055">
      <w:pPr>
        <w:spacing w:after="200" w:line="276" w:lineRule="auto"/>
        <w:jc w:val="both"/>
        <w:rPr/>
      </w:pPr>
      <w:r w:rsidDel="00000000" w:rsidR="00000000" w:rsidRPr="00000000">
        <w:rPr>
          <w:rtl w:val="0"/>
        </w:rPr>
        <w:t xml:space="preserve">Second, the “same actor” inference is a factual argument, not a legal rule. An employer may take both positive and retaliatory actions at once. That Mr. Phillips gave Ms. Lord an excellent review does not preclude a finding that the verbal warning</w:t>
      </w:r>
      <w:ins w:author="Wm. Breck Seiniger, Jr." w:id="28" w:date="2026-06-30T10:18:00Z">
        <w:r w:rsidDel="00000000" w:rsidR="00000000" w:rsidRPr="00000000">
          <w:rPr>
            <w:rtl w:val="0"/>
          </w:rPr>
          <w:t xml:space="preserve">, further marginalization </w:t>
        </w:r>
      </w:ins>
      <w:r w:rsidDel="00000000" w:rsidR="00000000" w:rsidRPr="00000000">
        <w:rPr>
          <w:rtl w:val="0"/>
        </w:rPr>
        <w:t xml:space="preserve">—and, ultimately,</w:t>
      </w:r>
      <w:del w:author="Wm. Breck Seiniger, Jr." w:id="29" w:date="2026-06-30T10:18:00Z">
        <w:r w:rsidDel="00000000" w:rsidR="00000000" w:rsidRPr="00000000">
          <w:rPr>
            <w:rtl w:val="0"/>
          </w:rPr>
          <w:delText xml:space="preserve"> the</w:delText>
        </w:r>
      </w:del>
      <w:r w:rsidDel="00000000" w:rsidR="00000000" w:rsidRPr="00000000">
        <w:rPr>
          <w:rtl w:val="0"/>
        </w:rPr>
        <w:t xml:space="preserve"> termination—were retaliatory.</w:t>
      </w:r>
      <w:ins w:author="Claude" w:id="3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color w:val="0563c1"/>
            <w:u w:val="single"/>
            <w:rtl w:val="0"/>
          </w:rPr>
          <w:t xml:space="preserve">, 945 F.2d 796, 797 (4th Cir. 1991)</w:t>
        </w:r>
        <w:r w:rsidDel="00000000" w:rsidR="00000000" w:rsidRPr="00000000">
          <w:fldChar w:fldCharType="end"/>
        </w:r>
        <w:r w:rsidDel="00000000" w:rsidR="00000000" w:rsidRPr="00000000">
          <w:rPr>
            <w:rtl w:val="0"/>
          </w:rPr>
          <w:t xml:space="preserve"> (the same-actor “inference” is a permissive inference, not a conclusive rule of law, and does not preclude a plaintiff from proving discrimination by other evidence).</w:t>
        </w:r>
      </w:ins>
      <w:r w:rsidDel="00000000" w:rsidR="00000000" w:rsidRPr="00000000">
        <w:rPr>
          <w:rtl w:val="0"/>
        </w:rPr>
      </w:r>
    </w:p>
    <w:p w:rsidR="00000000" w:rsidDel="00000000" w:rsidP="00000000" w:rsidRDefault="00000000" w:rsidRPr="00000000" w14:paraId="00000056">
      <w:pPr>
        <w:spacing w:after="200" w:line="276" w:lineRule="auto"/>
        <w:jc w:val="both"/>
        <w:rPr/>
      </w:pPr>
      <w:r w:rsidDel="00000000" w:rsidR="00000000" w:rsidRPr="00000000">
        <w:rPr>
          <w:rtl w:val="0"/>
        </w:rP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sidDel="00000000" w:rsidR="00000000" w:rsidRPr="00000000">
        <w:rPr>
          <w:b w:val="1"/>
          <w:bCs w:val="1"/>
          <w:rtl w:val="0"/>
        </w:rPr>
        <w:t xml:space="preserve">termination effective May 15, 2026, during the pendency of these charges.</w:t>
      </w:r>
      <w:r w:rsidDel="00000000" w:rsidR="00000000" w:rsidRPr="00000000">
        <w:rPr>
          <w:rtl w:val="0"/>
        </w:rPr>
        <w:t xml:space="preserve"> Termination is the ultimate adverse action, and its timing—followed by a Position Statement that misrepresents Ms. Lord as still employed—is powerful evidence of retaliatory motive and consciousness of liability.</w:t>
      </w:r>
      <w:ins w:author="Claude" w:id="31"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color w:val="0563c1"/>
            <w:u w:val="single"/>
            <w:rtl w:val="0"/>
          </w:rPr>
          <w:t xml:space="preserve">, 548 U.S. 53, 68 (2006)</w:t>
        </w:r>
        <w:r w:rsidDel="00000000" w:rsidR="00000000" w:rsidRPr="00000000">
          <w:fldChar w:fldCharType="end"/>
        </w:r>
        <w:r w:rsidDel="00000000" w:rsidR="00000000" w:rsidRPr="00000000">
          <w:rPr>
            <w:rtl w:val="0"/>
          </w:rPr>
          <w:t xml:space="preserve"> (anti-retaliation provision reaches any action that “well might have dissuaded a reasonable worker from making or supporting a charge of discrimination”); </w:t>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color w:val="0563c1"/>
            <w:u w:val="single"/>
            <w:rtl w:val="0"/>
          </w:rPr>
          <w:t xml:space="preserve">, 524 U.S. 742, 761 (1998)</w:t>
        </w:r>
        <w:r w:rsidDel="00000000" w:rsidR="00000000" w:rsidRPr="00000000">
          <w:fldChar w:fldCharType="end"/>
        </w:r>
        <w:r w:rsidDel="00000000" w:rsidR="00000000" w:rsidRPr="00000000">
          <w:rPr>
            <w:rtl w:val="0"/>
          </w:rPr>
          <w:t xml:space="preserve"> (discharge is a “tangible employment action,” the most serious adverse action an employer can take).</w:t>
        </w:r>
      </w:ins>
      <w:r w:rsidDel="00000000" w:rsidR="00000000" w:rsidRPr="00000000">
        <w:rPr>
          <w:rtl w:val="0"/>
        </w:rPr>
      </w:r>
    </w:p>
    <w:p w:rsidR="00000000" w:rsidDel="00000000" w:rsidP="00000000" w:rsidRDefault="00000000" w:rsidRPr="00000000" w14:paraId="00000057">
      <w:pPr>
        <w:spacing w:after="200" w:line="276" w:lineRule="auto"/>
        <w:jc w:val="both"/>
        <w:rPr/>
      </w:pPr>
      <w:r w:rsidDel="00000000" w:rsidR="00000000" w:rsidRPr="00000000">
        <w:rPr>
          <w:rtl w:val="0"/>
        </w:rPr>
        <w:t xml:space="preserve">The termination also did not occur in isolation. </w:t>
      </w:r>
      <w:r w:rsidDel="00000000" w:rsidR="00000000" w:rsidRPr="00000000">
        <w:rPr>
          <w:b w:val="1"/>
          <w:bCs w:val="1"/>
          <w:rtl w:val="0"/>
        </w:rPr>
        <w:t xml:space="preserve">Of the employees terminated in the May and June 2026 reduction, nearly all were over the age of 40, including Chief Accounting Officer Maxine Turner.</w:t>
      </w:r>
      <w:r w:rsidDel="00000000" w:rsidR="00000000" w:rsidRPr="00000000">
        <w:rPr>
          <w:rtl w:val="0"/>
        </w:rPr>
        <w:t xml:space="preserve"> A reduction that disproportionately removes older workers, executed against a documented backdrop of elevating younger employees, is </w:t>
      </w:r>
      <w:ins w:author="Wm. Breck Seiniger, Jr." w:id="32" w:date="2026-06-30T10:19:00Z">
        <w:r w:rsidDel="00000000" w:rsidR="00000000" w:rsidRPr="00000000">
          <w:rPr>
            <w:rtl w:val="0"/>
          </w:rPr>
          <w:t xml:space="preserve">highly </w:t>
        </w:r>
      </w:ins>
      <w:r w:rsidDel="00000000" w:rsidR="00000000" w:rsidRPr="00000000">
        <w:rPr>
          <w:rtl w:val="0"/>
        </w:rPr>
        <w:t xml:space="preserve">probative of age-based motive and supports both disparate-treatment and pattern evidence.</w:t>
      </w:r>
    </w:p>
    <w:p w:rsidR="00000000" w:rsidDel="00000000" w:rsidP="00000000" w:rsidRDefault="00000000" w:rsidRPr="00000000" w14:paraId="00000058">
      <w:pPr>
        <w:spacing w:after="120" w:before="240" w:line="276" w:lineRule="auto"/>
        <w:rPr/>
      </w:pPr>
      <w:r w:rsidDel="00000000" w:rsidR="00000000" w:rsidRPr="00000000">
        <w:rPr>
          <w:b w:val="1"/>
          <w:bCs w:val="1"/>
          <w:rtl w:val="0"/>
        </w:rPr>
        <w:t xml:space="preserve">VI. From Constructive Discharge to Actual Discharge</w:t>
      </w:r>
      <w:r w:rsidDel="00000000" w:rsidR="00000000" w:rsidRPr="00000000">
        <w:rPr>
          <w:rtl w:val="0"/>
        </w:rPr>
      </w:r>
    </w:p>
    <w:p w:rsidR="00000000" w:rsidDel="00000000" w:rsidP="00000000" w:rsidRDefault="00000000" w:rsidRPr="00000000" w14:paraId="00000059">
      <w:pPr>
        <w:spacing w:after="200" w:line="276" w:lineRule="auto"/>
        <w:jc w:val="both"/>
        <w:rPr/>
      </w:pPr>
      <w:r w:rsidDel="00000000" w:rsidR="00000000" w:rsidRPr="00000000">
        <w:rPr>
          <w:rtl w:val="0"/>
        </w:rPr>
        <w:t xml:space="preserve">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rsidR="00000000" w:rsidDel="00000000" w:rsidP="00000000" w:rsidRDefault="00000000" w:rsidRPr="00000000" w14:paraId="0000005A">
      <w:pPr>
        <w:spacing w:after="200" w:line="276" w:lineRule="auto"/>
        <w:jc w:val="both"/>
        <w:rPr/>
      </w:pPr>
      <w:del w:author="Claude" w:id="33" w:date="2026-06-30T12:00:00Z">
        <w:r w:rsidDel="00000000" w:rsidR="00000000" w:rsidRPr="00000000">
          <w:rPr>
            <w:rtl w:val="0"/>
          </w:rPr>
          <w:delText xml:space="preserve">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ins w:author="Claude" w:id="33" w:date="2026-06-30T12:00:00Z">
        <w:r w:rsidDel="00000000" w:rsidR="00000000" w:rsidRPr="00000000">
          <w:rPr>
            <w:rtl w:val="0"/>
          </w:rPr>
          <w:t xml:space="preserve">Because Ms. Lord was in fact terminated, the Commission need not reach the constructive-discharge question at all: an actual discharge is the most severe adverse employment action the law recognizes. The conditions that preceded her termination—no staff, no budget, no office, no equipment, no response to her work product over months, exclusion from strategic functions, and formal discipline three weeks after her protected complaint—are significant not as a separate constructive discharge, but as the documented pattern of marginalization, directed at the Company’s oldest employee, that culminated in that discharge.</w:t>
        </w:r>
      </w:ins>
      <w:r w:rsidDel="00000000" w:rsidR="00000000" w:rsidRPr="00000000">
        <w:rPr>
          <w:rtl w:val="0"/>
        </w:rPr>
      </w:r>
    </w:p>
    <w:p w:rsidR="00000000" w:rsidDel="00000000" w:rsidP="00000000" w:rsidRDefault="00000000" w:rsidRPr="00000000" w14:paraId="0000005B">
      <w:pPr>
        <w:spacing w:after="120" w:before="240" w:line="276" w:lineRule="auto"/>
        <w:rPr/>
      </w:pPr>
      <w:r w:rsidDel="00000000" w:rsidR="00000000" w:rsidRPr="00000000">
        <w:rPr>
          <w:b w:val="1"/>
          <w:bCs w:val="1"/>
          <w:rtl w:val="0"/>
        </w:rPr>
        <w:t xml:space="preserve">VII. Critical Issues Respondent’s Position Statement Fails to Address</w:t>
      </w:r>
      <w:r w:rsidDel="00000000" w:rsidR="00000000" w:rsidRPr="00000000">
        <w:rPr>
          <w:rtl w:val="0"/>
        </w:rPr>
      </w:r>
    </w:p>
    <w:p w:rsidR="00000000" w:rsidDel="00000000" w:rsidP="00000000" w:rsidRDefault="00000000" w:rsidRPr="00000000" w14:paraId="0000005C">
      <w:pPr>
        <w:spacing w:after="100" w:before="160" w:line="276" w:lineRule="auto"/>
        <w:rPr/>
      </w:pPr>
      <w:r w:rsidDel="00000000" w:rsidR="00000000" w:rsidRPr="00000000">
        <w:rPr>
          <w:b w:val="1"/>
          <w:bCs w:val="1"/>
          <w:i w:val="1"/>
          <w:iCs w:val="1"/>
          <w:rtl w:val="0"/>
        </w:rPr>
        <w:t xml:space="preserve">A. The Position Statement Misrepresents Ms. Lord’s Employment Status</w:t>
      </w:r>
      <w:r w:rsidDel="00000000" w:rsidR="00000000" w:rsidRPr="00000000">
        <w:rPr>
          <w:rtl w:val="0"/>
        </w:rPr>
      </w:r>
    </w:p>
    <w:p w:rsidR="00000000" w:rsidDel="00000000" w:rsidP="00000000" w:rsidRDefault="00000000" w:rsidRPr="00000000" w14:paraId="0000005D">
      <w:pPr>
        <w:spacing w:after="200" w:line="276" w:lineRule="auto"/>
        <w:jc w:val="both"/>
        <w:rPr/>
      </w:pPr>
      <w:r w:rsidDel="00000000" w:rsidR="00000000" w:rsidRPr="00000000">
        <w:rPr>
          <w:rtl w:val="0"/>
        </w:rPr>
        <w:t xml:space="preserve">Respondent’s repeated assertion that Ms. Lord “is still employed with the Company in her same position” is false. The Company terminated her on May 15, 2026, before the June 24, 2026 Position Statement was filed. A position statement that misstates the single most consequential fact in the case—whether the charging party still has her job—should be viewed with caution as to its remaining representations.</w:t>
      </w:r>
    </w:p>
    <w:p w:rsidR="00000000" w:rsidDel="00000000" w:rsidP="00000000" w:rsidRDefault="00000000" w:rsidRPr="00000000" w14:paraId="0000005E">
      <w:pPr>
        <w:spacing w:after="100" w:before="160" w:line="276" w:lineRule="auto"/>
        <w:rPr/>
      </w:pPr>
      <w:r w:rsidDel="00000000" w:rsidR="00000000" w:rsidRPr="00000000">
        <w:rPr>
          <w:b w:val="1"/>
          <w:bCs w:val="1"/>
          <w:i w:val="1"/>
          <w:iCs w:val="1"/>
          <w:rtl w:val="0"/>
        </w:rPr>
        <w:t xml:space="preserve">B. The September 2, 2025 Email Lockout and Potential Spoliation</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tl w:val="0"/>
        </w:rPr>
        <w:t xml:space="preserve">IT administrator Stuart Owen told Ms. Lord he had been instructed not to reset her Blackstream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ins w:author="Claude" w:id="34"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color w:val="0563c1"/>
            <w:u w:val="single"/>
            <w:rtl w:val="0"/>
          </w:rPr>
          <w:t xml:space="preserve">, 271 F.3d 583, 590–91 (4th Cir. 2001)</w:t>
        </w:r>
        <w:r w:rsidDel="00000000" w:rsidR="00000000" w:rsidRPr="00000000">
          <w:fldChar w:fldCharType="end"/>
        </w:r>
        <w:r w:rsidDel="00000000" w:rsidR="00000000" w:rsidRPr="00000000">
          <w:rPr>
            <w:rtl w:val="0"/>
          </w:rPr>
          <w:t xml:space="preserve"> (the duty to preserve material evidence “arises not only during litigation but also extends to that period before the litigation when a party reasonably should know that the evidence may be relevant to anticipated litigation”).</w:t>
        </w:r>
      </w:ins>
      <w:r w:rsidDel="00000000" w:rsidR="00000000" w:rsidRPr="00000000">
        <w:rPr>
          <w:rtl w:val="0"/>
        </w:rPr>
      </w:r>
    </w:p>
    <w:p w:rsidR="00000000" w:rsidDel="00000000" w:rsidP="00000000" w:rsidRDefault="00000000" w:rsidRPr="00000000" w14:paraId="00000060">
      <w:pPr>
        <w:spacing w:after="100" w:before="160" w:line="276" w:lineRule="auto"/>
        <w:rPr/>
      </w:pPr>
      <w:r w:rsidDel="00000000" w:rsidR="00000000" w:rsidRPr="00000000">
        <w:rPr>
          <w:b w:val="1"/>
          <w:bCs w:val="1"/>
          <w:i w:val="1"/>
          <w:iCs w:val="1"/>
          <w:rtl w:val="0"/>
        </w:rPr>
        <w:t xml:space="preserve">C. The “False Statements” Pretext and the Broader Financial Environment</w:t>
      </w:r>
      <w:r w:rsidDel="00000000" w:rsidR="00000000" w:rsidRPr="00000000">
        <w:rPr>
          <w:rtl w:val="0"/>
        </w:rPr>
      </w:r>
    </w:p>
    <w:p w:rsidR="00000000" w:rsidDel="00000000" w:rsidP="00000000" w:rsidRDefault="00000000" w:rsidRPr="00000000" w14:paraId="00000061">
      <w:pPr>
        <w:spacing w:after="200" w:line="276" w:lineRule="auto"/>
        <w:jc w:val="both"/>
        <w:rPr/>
      </w:pPr>
      <w:r w:rsidDel="00000000" w:rsidR="00000000" w:rsidRPr="00000000">
        <w:rPr>
          <w:rtl w:val="0"/>
        </w:rPr>
        <w:t xml:space="preserve">Ms. Lord wishes to be clear: she has no direct, firsthand knowledge of any financial misconduct by the Company, and she asserts none. She offers the following solely to rebut Respondent’s characterization of her financial-stability concerns as “entirely false,” and to illustrate the work environment in which those concerns were widely and openly held. The President of Infrastructure, Allison Tucker, is reported to have accused Ford Elliott and Joshua Howard of running a “Ponzi” scheme. At least two accounting staff voluntarily resigned amid the same financial concerns and rumors. CAO Maxine Turner was asking why vendors and contractors were not being paid before her own termination. Against this backdrop—together with the publicly reported $150 million litigation naming the Company’s principals and the February 26, 2026 company-wide payroll failure—the notion that Ms. Lord’s concerns were baseless fabrications warranting discipline is untenable. Her concerns tracked the information that the Company’s own senior finance personnel and the public record were generating.</w:t>
      </w:r>
    </w:p>
    <w:p w:rsidR="00000000" w:rsidDel="00000000" w:rsidP="00000000" w:rsidRDefault="00000000" w:rsidRPr="00000000" w14:paraId="00000062">
      <w:pPr>
        <w:spacing w:after="100" w:before="160" w:line="276" w:lineRule="auto"/>
        <w:rPr/>
      </w:pPr>
      <w:r w:rsidDel="00000000" w:rsidR="00000000" w:rsidRPr="00000000">
        <w:rPr>
          <w:b w:val="1"/>
          <w:bCs w:val="1"/>
          <w:i w:val="1"/>
          <w:iCs w:val="1"/>
          <w:rtl w:val="0"/>
        </w:rPr>
        <w:t xml:space="preserve">D. A Pattern of Senior and Long-Tenured Departures</w:t>
      </w:r>
      <w:r w:rsidDel="00000000" w:rsidR="00000000" w:rsidRPr="00000000">
        <w:rPr>
          <w:rtl w:val="0"/>
        </w:rPr>
      </w:r>
    </w:p>
    <w:p w:rsidR="00000000" w:rsidDel="00000000" w:rsidP="00000000" w:rsidRDefault="00000000" w:rsidRPr="00000000" w14:paraId="00000063">
      <w:pPr>
        <w:spacing w:after="200" w:line="276" w:lineRule="auto"/>
        <w:jc w:val="both"/>
        <w:rPr/>
      </w:pPr>
      <w:r w:rsidDel="00000000" w:rsidR="00000000" w:rsidRPr="00000000">
        <w:rPr>
          <w:rtl w:val="0"/>
        </w:rPr>
        <w:t xml:space="preserve">Respondent portrays a harmonious, equal-opportunity workplace. The record of departures undercuts that portrayal. CFO Peter Reinert—the author of the age-based remark—has since left his position. IT administrator Stuart Owen left 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p>
    <w:p w:rsidR="00000000" w:rsidDel="00000000" w:rsidP="00000000" w:rsidRDefault="00000000" w:rsidRPr="00000000" w14:paraId="00000064">
      <w:pPr>
        <w:spacing w:after="100" w:before="160" w:line="276" w:lineRule="auto"/>
        <w:rPr/>
      </w:pPr>
      <w:r w:rsidDel="00000000" w:rsidR="00000000" w:rsidRPr="00000000">
        <w:rPr>
          <w:b w:val="1"/>
          <w:bCs w:val="1"/>
          <w:i w:val="1"/>
          <w:iCs w:val="1"/>
          <w:rtl w:val="0"/>
        </w:rPr>
        <w:t xml:space="preserve">E. The Simultaneous Elevation of Younger Employees on May 12, 2025</w:t>
      </w:r>
      <w:r w:rsidDel="00000000" w:rsidR="00000000" w:rsidRPr="00000000">
        <w:rPr>
          <w:rtl w:val="0"/>
        </w:rPr>
      </w:r>
    </w:p>
    <w:p w:rsidR="00000000" w:rsidDel="00000000" w:rsidP="00000000" w:rsidRDefault="00000000" w:rsidRPr="00000000" w14:paraId="00000065">
      <w:pPr>
        <w:spacing w:after="200" w:line="276" w:lineRule="auto"/>
        <w:jc w:val="both"/>
        <w:rPr/>
      </w:pPr>
      <w:r w:rsidDel="00000000" w:rsidR="00000000" w:rsidRPr="00000000">
        <w:rPr>
          <w:rtl w:val="0"/>
        </w:rP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2025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ins w:author="Claude" w:id="35"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313 (1996)</w:t>
        </w:r>
        <w:r w:rsidDel="00000000" w:rsidR="00000000" w:rsidRPr="00000000">
          <w:fldChar w:fldCharType="end"/>
        </w:r>
        <w:r w:rsidDel="00000000" w:rsidR="00000000" w:rsidRPr="00000000">
          <w:rPr>
            <w:rtl w:val="0"/>
          </w:rPr>
          <w:t xml:space="preserve"> (assumption of an older employee’s duties by a “substantially younger” worker is probative evidence of age discrimination).</w:t>
        </w:r>
      </w:ins>
      <w:r w:rsidDel="00000000" w:rsidR="00000000" w:rsidRPr="00000000">
        <w:rPr>
          <w:rtl w:val="0"/>
        </w:rPr>
      </w:r>
    </w:p>
    <w:p w:rsidR="00000000" w:rsidDel="00000000" w:rsidP="00000000" w:rsidRDefault="00000000" w:rsidRPr="00000000" w14:paraId="00000066">
      <w:pPr>
        <w:spacing w:after="120" w:before="240" w:line="276" w:lineRule="auto"/>
        <w:rPr/>
      </w:pPr>
      <w:r w:rsidDel="00000000" w:rsidR="00000000" w:rsidRPr="00000000">
        <w:rPr>
          <w:b w:val="1"/>
          <w:bCs w:val="1"/>
          <w:rtl w:val="0"/>
        </w:rPr>
        <w:t xml:space="preserve">VIII. Conclusion</w:t>
      </w:r>
      <w:r w:rsidDel="00000000" w:rsidR="00000000" w:rsidRPr="00000000">
        <w:rPr>
          <w:rtl w:val="0"/>
        </w:rPr>
      </w:r>
    </w:p>
    <w:p w:rsidR="00000000" w:rsidDel="00000000" w:rsidP="00000000" w:rsidRDefault="00000000" w:rsidRPr="00000000" w14:paraId="00000067">
      <w:pPr>
        <w:spacing w:after="200" w:line="276" w:lineRule="auto"/>
        <w:jc w:val="both"/>
        <w:rPr/>
      </w:pPr>
      <w:r w:rsidDel="00000000" w:rsidR="00000000" w:rsidRPr="00000000">
        <w:rPr>
          <w:rtl w:val="0"/>
        </w:rPr>
        <w:t xml:space="preserve">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rsidR="00000000" w:rsidDel="00000000" w:rsidP="00000000" w:rsidRDefault="00000000" w:rsidRPr="00000000" w14:paraId="00000068">
      <w:pPr>
        <w:spacing w:after="200" w:line="276" w:lineRule="auto"/>
        <w:jc w:val="both"/>
        <w:rPr/>
      </w:pPr>
      <w:r w:rsidDel="00000000" w:rsidR="00000000" w:rsidRPr="00000000">
        <w:rPr>
          <w:rtl w:val="0"/>
        </w:rPr>
        <w:t xml:space="preserve">The record, viewed in its totality, establishes that Elizabeth Lord—a 75-year-old employee with more than twenty-five years of experience, tenures at two global branding agencies, and a documented record of excellent performance—was systematically stripped of authority, had her core rebrand function handed in secret to a junior, unqualified, substantially younger employee, 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rsidR="00000000" w:rsidDel="00000000" w:rsidP="00000000" w:rsidRDefault="00000000" w:rsidRPr="00000000" w14:paraId="00000069">
      <w:pPr>
        <w:spacing w:after="200" w:line="276" w:lineRule="auto"/>
        <w:jc w:val="both"/>
        <w:rPr/>
      </w:pPr>
      <w:r w:rsidDel="00000000" w:rsidR="00000000" w:rsidRPr="00000000">
        <w:rPr>
          <w:rtl w:val="0"/>
        </w:rPr>
        <w:t xml:space="preserve">Ms. Lord respectfully requests that the Commission proceed to a full investigation of this Charge against Blackstream International Real Estate (No. 436-2026-00698) and its companion charge against Contender Development, Inc. (No. 436-2026-00670), and issue a cause determination. The evidence of age discrimination, hostile work environment, and retaliation under the ADEA is substantial and supported by the documentary record.</w:t>
      </w:r>
    </w:p>
    <w:p w:rsidR="00000000" w:rsidDel="00000000" w:rsidP="00000000" w:rsidRDefault="00000000" w:rsidRPr="00000000" w14:paraId="0000006A">
      <w:pPr>
        <w:spacing w:after="320" w:before="240" w:line="276" w:lineRule="auto"/>
        <w:rPr/>
      </w:pPr>
      <w:r w:rsidDel="00000000" w:rsidR="00000000" w:rsidRPr="00000000">
        <w:rPr>
          <w:rtl w:val="0"/>
        </w:rPr>
        <w:t xml:space="preserve">Respectfully submitted,</w:t>
      </w:r>
    </w:p>
    <w:p w:rsidR="00000000" w:rsidDel="00000000" w:rsidP="00000000" w:rsidRDefault="00000000" w:rsidRPr="00000000" w14:paraId="0000006B">
      <w:pPr>
        <w:spacing w:line="276" w:lineRule="auto"/>
        <w:rPr/>
      </w:pPr>
      <w:r w:rsidDel="00000000" w:rsidR="00000000" w:rsidRPr="00000000">
        <w:rPr>
          <w:rtl w:val="0"/>
        </w:rPr>
        <w:t xml:space="preserve">Elizabeth Lord</w:t>
      </w:r>
    </w:p>
    <w:p w:rsidR="00000000" w:rsidDel="00000000" w:rsidP="00000000" w:rsidRDefault="00000000" w:rsidRPr="00000000" w14:paraId="0000006C">
      <w:pPr>
        <w:spacing w:line="276" w:lineRule="auto"/>
        <w:rPr/>
      </w:pPr>
      <w:r w:rsidDel="00000000" w:rsidR="00000000" w:rsidRPr="00000000">
        <w:rPr>
          <w:rtl w:val="0"/>
        </w:rPr>
        <w:t xml:space="preserve">Charging Party, Pro Se</w:t>
      </w:r>
    </w:p>
    <w:p w:rsidR="00000000" w:rsidDel="00000000" w:rsidP="00000000" w:rsidRDefault="00000000" w:rsidRPr="00000000" w14:paraId="0000006D">
      <w:pPr>
        <w:spacing w:line="276" w:lineRule="auto"/>
        <w:rPr/>
      </w:pPr>
      <w:r w:rsidDel="00000000" w:rsidR="00000000" w:rsidRPr="00000000">
        <w:rPr>
          <w:rtl w:val="0"/>
        </w:rPr>
        <w:t xml:space="preserve">109 Asteria Street</w:t>
      </w:r>
    </w:p>
    <w:p w:rsidR="00000000" w:rsidDel="00000000" w:rsidP="00000000" w:rsidRDefault="00000000" w:rsidRPr="00000000" w14:paraId="0000006E">
      <w:pPr>
        <w:spacing w:line="276" w:lineRule="auto"/>
        <w:rPr/>
      </w:pPr>
      <w:r w:rsidDel="00000000" w:rsidR="00000000" w:rsidRPr="00000000">
        <w:rPr>
          <w:rtl w:val="0"/>
        </w:rPr>
        <w:t xml:space="preserve">Greenville, SC 29617  |  (512) 808-7984</w:t>
      </w:r>
    </w:p>
    <w:p w:rsidR="00000000" w:rsidDel="00000000" w:rsidP="00000000" w:rsidRDefault="00000000" w:rsidRPr="00000000" w14:paraId="0000006F">
      <w:pPr>
        <w:pageBreakBefore w:val="1"/>
        <w:spacing w:after="60" w:before="0" w:line="276" w:lineRule="auto"/>
        <w:jc w:val="center"/>
        <w:rPr>
          <w:ins w:author="Claude" w:id="36" w:date="2026-06-30T12:00:00Z"/>
        </w:rPr>
      </w:pPr>
      <w:ins w:author="Claude" w:id="36" w:date="2026-06-30T12:00:00Z">
        <w:r w:rsidDel="00000000" w:rsidR="00000000" w:rsidRPr="00000000">
          <w:rPr>
            <w:b w:val="1"/>
            <w:bCs w:val="1"/>
            <w:sz w:val="28"/>
            <w:szCs w:val="28"/>
            <w:rtl w:val="0"/>
          </w:rPr>
          <w:t xml:space="preserve">APPENDIX</w:t>
        </w:r>
        <w:r w:rsidDel="00000000" w:rsidR="00000000" w:rsidRPr="00000000">
          <w:rPr>
            <w:rtl w:val="0"/>
          </w:rPr>
        </w:r>
      </w:ins>
    </w:p>
    <w:p w:rsidR="00000000" w:rsidDel="00000000" w:rsidP="00000000" w:rsidRDefault="00000000" w:rsidRPr="00000000" w14:paraId="00000070">
      <w:pPr>
        <w:spacing w:after="200" w:line="276" w:lineRule="auto"/>
        <w:jc w:val="center"/>
        <w:rPr>
          <w:ins w:author="Claude" w:id="36" w:date="2026-06-30T12:00:00Z"/>
        </w:rPr>
      </w:pPr>
      <w:ins w:author="Claude" w:id="36" w:date="2026-06-30T12:00:00Z">
        <w:r w:rsidDel="00000000" w:rsidR="00000000" w:rsidRPr="00000000">
          <w:rPr>
            <w:b w:val="1"/>
            <w:bCs w:val="1"/>
            <w:sz w:val="24"/>
            <w:szCs w:val="24"/>
            <w:rtl w:val="0"/>
          </w:rPr>
          <w:t xml:space="preserve">Relevant Legal Authorities Cited in This Rebuttal</w:t>
        </w:r>
        <w:r w:rsidDel="00000000" w:rsidR="00000000" w:rsidRPr="00000000">
          <w:rPr>
            <w:rtl w:val="0"/>
          </w:rPr>
        </w:r>
      </w:ins>
    </w:p>
    <w:p w:rsidR="00000000" w:rsidDel="00000000" w:rsidP="00000000" w:rsidRDefault="00000000" w:rsidRPr="00000000" w14:paraId="00000071">
      <w:pPr>
        <w:spacing w:after="200" w:line="276" w:lineRule="auto"/>
        <w:jc w:val="both"/>
        <w:rPr>
          <w:ins w:author="Claude" w:id="36" w:date="2026-06-30T12:00:00Z"/>
        </w:rPr>
      </w:pPr>
      <w:ins w:author="Claude" w:id="36" w:date="2026-06-30T12:00:00Z">
        <w:r w:rsidDel="00000000" w:rsidR="00000000" w:rsidRPr="00000000">
          <w:rPr>
            <w:i w:val="1"/>
            <w:iCs w:val="1"/>
            <w:rtl w:val="0"/>
          </w:rPr>
          <w:t xml:space="preserve">For the Commission’s convenience, the controlling language of each authority cited above is set out below, organized by issue, with a pinpoint page citation and a hyperlink to the full opinion. Except where noted as a summary, the indented text is quoted verbatim from the court’s opinion.</w:t>
        </w:r>
        <w:r w:rsidDel="00000000" w:rsidR="00000000" w:rsidRPr="00000000">
          <w:rPr>
            <w:rtl w:val="0"/>
          </w:rPr>
        </w:r>
      </w:ins>
    </w:p>
    <w:p w:rsidR="00000000" w:rsidDel="00000000" w:rsidP="00000000" w:rsidRDefault="00000000" w:rsidRPr="00000000" w14:paraId="0000007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 The ADEA, Age-Based Comparators, and the “Same Protected Class” Argument</w:t>
        </w:r>
        <w:r w:rsidDel="00000000" w:rsidR="00000000" w:rsidRPr="00000000">
          <w:rPr>
            <w:rtl w:val="0"/>
          </w:rPr>
        </w:r>
      </w:ins>
    </w:p>
    <w:p w:rsidR="00000000" w:rsidDel="00000000" w:rsidP="00000000" w:rsidRDefault="00000000" w:rsidRPr="00000000" w14:paraId="0000007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color w:val="0563c1"/>
            <w:u w:val="single"/>
            <w:rtl w:val="0"/>
          </w:rPr>
          <w:t xml:space="preserve">, 517 U.S. 308 (1996)</w:t>
        </w:r>
        <w:r w:rsidDel="00000000" w:rsidR="00000000" w:rsidRPr="00000000">
          <w:fldChar w:fldCharType="end"/>
        </w:r>
        <w:r w:rsidDel="00000000" w:rsidR="00000000" w:rsidRPr="00000000">
          <w:rPr>
            <w:rtl w:val="0"/>
          </w:rPr>
          <w:t xml:space="preserve"> Replacement of an older worker by a substantially younger one—even another worker over 40—is the reliable indicator of age discrimination.</w:t>
        </w:r>
      </w:ins>
    </w:p>
    <w:p w:rsidR="00000000" w:rsidDel="00000000" w:rsidP="00000000" w:rsidRDefault="00000000" w:rsidRPr="00000000" w14:paraId="0000007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fact that one person in the protected class has lost out to another person in the protected class is thus irrelevant, so long as he has lost out because of his age.” </w:t>
        </w:r>
        <w:r w:rsidDel="00000000" w:rsidR="00000000" w:rsidRPr="00000000">
          <w:rPr>
            <w:b w:val="1"/>
            <w:bCs w:val="1"/>
            <w:rtl w:val="0"/>
          </w:rPr>
          <w:t xml:space="preserve">517 U.S. at 312.</w:t>
        </w:r>
        <w:r w:rsidDel="00000000" w:rsidR="00000000" w:rsidRPr="00000000">
          <w:rPr>
            <w:rtl w:val="0"/>
          </w:rPr>
        </w:r>
      </w:ins>
    </w:p>
    <w:p w:rsidR="00000000" w:rsidDel="00000000" w:rsidP="00000000" w:rsidRDefault="00000000" w:rsidRPr="00000000" w14:paraId="0000007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i w:val="1"/>
            <w:iCs w:val="1"/>
            <w:color w:val="0563c1"/>
            <w:u w:val="single"/>
            <w:rtl w:val="0"/>
          </w:rPr>
          <w:t xml:space="preserve">General Dynamics Land Systems, Inc. v. Cline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color w:val="0563c1"/>
            <w:u w:val="single"/>
            <w:rtl w:val="0"/>
          </w:rPr>
          <w:t xml:space="preserve">, 540 U.S. 581 (2004)</w:t>
        </w:r>
        <w:r w:rsidDel="00000000" w:rsidR="00000000" w:rsidRPr="00000000">
          <w:fldChar w:fldCharType="end"/>
        </w:r>
        <w:r w:rsidDel="00000000" w:rsidR="00000000" w:rsidRPr="00000000">
          <w:rPr>
            <w:rtl w:val="0"/>
          </w:rPr>
          <w:t xml:space="preserve"> Confirms that the ADEA exists to protect older workers from age bias (it does not protect the young against the old)—the precise interest at stake for a 75-year-old employee.</w:t>
        </w:r>
      </w:ins>
    </w:p>
    <w:p w:rsidR="00000000" w:rsidDel="00000000" w:rsidP="00000000" w:rsidRDefault="00000000" w:rsidRPr="00000000" w14:paraId="0000007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Age Discrimination in Employment Act of 1967 . . . forbids discriminatory preference for the young over the old. The question in this case is whether it also prohibits favoring the old over the young. We hold it does not.” </w:t>
        </w:r>
        <w:r w:rsidDel="00000000" w:rsidR="00000000" w:rsidRPr="00000000">
          <w:rPr>
            <w:b w:val="1"/>
            <w:bCs w:val="1"/>
            <w:rtl w:val="0"/>
          </w:rPr>
          <w:t xml:space="preserve">540 U.S. at 584.</w:t>
        </w:r>
        <w:r w:rsidDel="00000000" w:rsidR="00000000" w:rsidRPr="00000000">
          <w:rPr>
            <w:rtl w:val="0"/>
          </w:rPr>
        </w:r>
      </w:ins>
    </w:p>
    <w:p w:rsidR="00000000" w:rsidDel="00000000" w:rsidP="00000000" w:rsidRDefault="00000000" w:rsidRPr="00000000" w14:paraId="00000077">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color w:val="0563c1"/>
            <w:u w:val="single"/>
            <w:rtl w:val="0"/>
          </w:rPr>
          <w:t xml:space="preserve">, 523 U.S. 75 (1998)</w:t>
        </w:r>
        <w:r w:rsidDel="00000000" w:rsidR="00000000" w:rsidRPr="00000000">
          <w:fldChar w:fldCharType="end"/>
        </w:r>
        <w:r w:rsidDel="00000000" w:rsidR="00000000" w:rsidRPr="00000000">
          <w:rPr>
            <w:rtl w:val="0"/>
          </w:rPr>
          <w:t xml:space="preserve"> An alleged discriminator’s membership in the same protected group as the victim is no defense.</w:t>
        </w:r>
      </w:ins>
    </w:p>
    <w:p w:rsidR="00000000" w:rsidDel="00000000" w:rsidP="00000000" w:rsidRDefault="00000000" w:rsidRPr="00000000" w14:paraId="00000078">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“Because of the many facets of human motivation, it would be unwise to presume as a matter of law that human beings of one definable group will not discriminate against other members of that group. . . . [N]othing in Title VII necessarily bars a claim of discrimination . . . merely because the plaintiff and the defendant . . . are of the same [protected class].” </w:t>
        </w:r>
        <w:r w:rsidDel="00000000" w:rsidR="00000000" w:rsidRPr="00000000">
          <w:rPr>
            <w:b w:val="1"/>
            <w:bCs w:val="1"/>
            <w:rtl w:val="0"/>
          </w:rPr>
          <w:t xml:space="preserve">523 U.S. at 78–80.</w:t>
        </w:r>
        <w:r w:rsidDel="00000000" w:rsidR="00000000" w:rsidRPr="00000000">
          <w:rPr>
            <w:rtl w:val="0"/>
          </w:rPr>
        </w:r>
      </w:ins>
    </w:p>
    <w:p w:rsidR="00000000" w:rsidDel="00000000" w:rsidP="00000000" w:rsidRDefault="00000000" w:rsidRPr="00000000" w14:paraId="00000079">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b w:val="1"/>
            <w:bCs w:val="1"/>
            <w:i w:val="1"/>
            <w:iCs w:val="1"/>
            <w:color w:val="0563c1"/>
            <w:u w:val="single"/>
            <w:rtl w:val="0"/>
          </w:rPr>
          <w:t xml:space="preserve">29 U.S.C. § 631(a)</w:t>
        </w:r>
        <w:r w:rsidDel="00000000" w:rsidR="00000000" w:rsidRPr="00000000">
          <w:fldChar w:fldCharType="end"/>
        </w:r>
        <w:r w:rsidDel="00000000" w:rsidR="00000000" w:rsidRPr="00000000">
          <w:rPr>
            <w:rtl w:val="0"/>
          </w:rPr>
          <w:t xml:space="preserve"> The ADEA’s protected class.</w:t>
        </w:r>
      </w:ins>
    </w:p>
    <w:p w:rsidR="00000000" w:rsidDel="00000000" w:rsidP="00000000" w:rsidRDefault="00000000" w:rsidRPr="00000000" w14:paraId="0000007A">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prohibitions in this chapter shall be limited to individuals who are at least 40 years of age.” </w:t>
        </w:r>
        <w:r w:rsidDel="00000000" w:rsidR="00000000" w:rsidRPr="00000000">
          <w:rPr>
            <w:b w:val="1"/>
            <w:bCs w:val="1"/>
            <w:rtl w:val="0"/>
          </w:rPr>
          <w:t xml:space="preserve">29 U.S.C. § 631(a).</w:t>
        </w:r>
        <w:r w:rsidDel="00000000" w:rsidR="00000000" w:rsidRPr="00000000">
          <w:rPr>
            <w:rtl w:val="0"/>
          </w:rPr>
        </w:r>
      </w:ins>
    </w:p>
    <w:p w:rsidR="00000000" w:rsidDel="00000000" w:rsidP="00000000" w:rsidRDefault="00000000" w:rsidRPr="00000000" w14:paraId="0000007B">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 Hostile Work Environment and the Totality of the Circumstances</w:t>
        </w:r>
        <w:r w:rsidDel="00000000" w:rsidR="00000000" w:rsidRPr="00000000">
          <w:rPr>
            <w:rtl w:val="0"/>
          </w:rPr>
        </w:r>
      </w:ins>
    </w:p>
    <w:p w:rsidR="00000000" w:rsidDel="00000000" w:rsidP="00000000" w:rsidRDefault="00000000" w:rsidRPr="00000000" w14:paraId="0000007C">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color w:val="0563c1"/>
            <w:u w:val="single"/>
            <w:rtl w:val="0"/>
          </w:rPr>
          <w:t xml:space="preserve">, 510 U.S. 17 (1993)</w:t>
        </w:r>
        <w:r w:rsidDel="00000000" w:rsidR="00000000" w:rsidRPr="00000000">
          <w:fldChar w:fldCharType="end"/>
        </w:r>
        <w:r w:rsidDel="00000000" w:rsidR="00000000" w:rsidRPr="00000000">
          <w:rPr>
            <w:rtl w:val="0"/>
          </w:rPr>
          <w:t xml:space="preserve"> A hostile environment is judged on the whole record, not incident-by-incident.</w:t>
        </w:r>
      </w:ins>
    </w:p>
    <w:p w:rsidR="00000000" w:rsidDel="00000000" w:rsidP="00000000" w:rsidRDefault="00000000" w:rsidRPr="00000000" w14:paraId="0000007D">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“[W]hether an environment is ‘hostile’ or ‘abusive’ [is determined] by looking at all the circumstances[, which] may include the frequency of the discriminatory conduct; its severity; whether it is physically threatening or humiliating, or a mere offensive utterance; and whether it unreasonably interferes with an employee’s work performance.” </w:t>
        </w:r>
        <w:r w:rsidDel="00000000" w:rsidR="00000000" w:rsidRPr="00000000">
          <w:rPr>
            <w:b w:val="1"/>
            <w:bCs w:val="1"/>
            <w:rtl w:val="0"/>
          </w:rPr>
          <w:t xml:space="preserve">510 U.S. at 23.</w:t>
        </w:r>
        <w:r w:rsidDel="00000000" w:rsidR="00000000" w:rsidRPr="00000000">
          <w:rPr>
            <w:rtl w:val="0"/>
          </w:rPr>
        </w:r>
      </w:ins>
    </w:p>
    <w:p w:rsidR="00000000" w:rsidDel="00000000" w:rsidP="00000000" w:rsidRDefault="00000000" w:rsidRPr="00000000" w14:paraId="0000007E">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color w:val="0563c1"/>
            <w:u w:val="single"/>
            <w:rtl w:val="0"/>
          </w:rPr>
          <w:t xml:space="preserve">, 162 F.3d 795 (4th Cir. 1998)</w:t>
        </w:r>
        <w:r w:rsidDel="00000000" w:rsidR="00000000" w:rsidRPr="00000000">
          <w:fldChar w:fldCharType="end"/>
        </w:r>
        <w:r w:rsidDel="00000000" w:rsidR="00000000" w:rsidRPr="00000000">
          <w:rPr>
            <w:rtl w:val="0"/>
          </w:rPr>
          <w:t xml:space="preserve"> The Fourth Circuit assumed, without deciding, that an ADEA hostile work environment claim is cognizable, and set out its elements.</w:t>
        </w:r>
      </w:ins>
    </w:p>
    <w:p w:rsidR="00000000" w:rsidDel="00000000" w:rsidP="00000000" w:rsidRDefault="00000000" w:rsidRPr="00000000" w14:paraId="0000007F">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“To state a claim for hostile work environment, [the plaintiff] must show that: (1) the harassment was unwelcome; (2) the harassment was based on his race or age; (3) the harassment was sufficiently severe or pervasive to alter the conditions of employment and create an abusive atmosphere; and (4) there is some basis for imposing liability on the employer.” </w:t>
        </w:r>
        <w:r w:rsidDel="00000000" w:rsidR="00000000" w:rsidRPr="00000000">
          <w:rPr>
            <w:b w:val="1"/>
            <w:bCs w:val="1"/>
            <w:rtl w:val="0"/>
          </w:rPr>
          <w:t xml:space="preserve">162 F.3d at 801 &amp; n.2.</w:t>
        </w:r>
        <w:r w:rsidDel="00000000" w:rsidR="00000000" w:rsidRPr="00000000">
          <w:rPr>
            <w:rtl w:val="0"/>
          </w:rPr>
        </w:r>
      </w:ins>
    </w:p>
    <w:p w:rsidR="00000000" w:rsidDel="00000000" w:rsidP="00000000" w:rsidRDefault="00000000" w:rsidRPr="00000000" w14:paraId="00000080">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III. Adverse Employment Action, Termination, and Retaliation</w:t>
        </w:r>
        <w:r w:rsidDel="00000000" w:rsidR="00000000" w:rsidRPr="00000000">
          <w:rPr>
            <w:rtl w:val="0"/>
          </w:rPr>
        </w:r>
      </w:ins>
    </w:p>
    <w:p w:rsidR="00000000" w:rsidDel="00000000" w:rsidP="00000000" w:rsidRDefault="00000000" w:rsidRPr="00000000" w14:paraId="00000081">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color w:val="0563c1"/>
            <w:u w:val="single"/>
            <w:rtl w:val="0"/>
          </w:rPr>
          <w:t xml:space="preserve">, 524 U.S. 742 (1998)</w:t>
        </w:r>
        <w:r w:rsidDel="00000000" w:rsidR="00000000" w:rsidRPr="00000000">
          <w:fldChar w:fldCharType="end"/>
        </w:r>
        <w:r w:rsidDel="00000000" w:rsidR="00000000" w:rsidRPr="00000000">
          <w:rPr>
            <w:rtl w:val="0"/>
          </w:rPr>
          <w:t xml:space="preserve"> Defines the most serious category of adverse action.</w:t>
        </w:r>
      </w:ins>
    </w:p>
    <w:p w:rsidR="00000000" w:rsidDel="00000000" w:rsidP="00000000" w:rsidRDefault="00000000" w:rsidRPr="00000000" w14:paraId="00000082">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tangible employment action constitutes a significant change in employment status, such as hiring, firing, failing to promote, reassignment with significantly different responsibilities, or a decision causing a significant change in benefits.” </w:t>
        </w:r>
        <w:r w:rsidDel="00000000" w:rsidR="00000000" w:rsidRPr="00000000">
          <w:rPr>
            <w:b w:val="1"/>
            <w:bCs w:val="1"/>
            <w:rtl w:val="0"/>
          </w:rPr>
          <w:t xml:space="preserve">524 U.S. at 761.</w:t>
        </w:r>
        <w:r w:rsidDel="00000000" w:rsidR="00000000" w:rsidRPr="00000000">
          <w:rPr>
            <w:rtl w:val="0"/>
          </w:rPr>
        </w:r>
      </w:ins>
    </w:p>
    <w:p w:rsidR="00000000" w:rsidDel="00000000" w:rsidP="00000000" w:rsidRDefault="00000000" w:rsidRPr="00000000" w14:paraId="0000008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color w:val="0563c1"/>
            <w:u w:val="single"/>
            <w:rtl w:val="0"/>
          </w:rPr>
          <w:t xml:space="preserve">, 548 U.S. 53 (2006)</w:t>
        </w:r>
        <w:r w:rsidDel="00000000" w:rsidR="00000000" w:rsidRPr="00000000">
          <w:fldChar w:fldCharType="end"/>
        </w:r>
        <w:r w:rsidDel="00000000" w:rsidR="00000000" w:rsidRPr="00000000">
          <w:rPr>
            <w:rtl w:val="0"/>
          </w:rPr>
          <w:t xml:space="preserve"> The standard for actionable retaliation.</w:t>
        </w:r>
      </w:ins>
    </w:p>
    <w:p w:rsidR="00000000" w:rsidDel="00000000" w:rsidP="00000000" w:rsidRDefault="00000000" w:rsidRPr="00000000" w14:paraId="0000008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plaintiff must show that a reasonable employee would have found the challenged action materially adverse, which in this context means it well might have ‘dissuaded a reasonable worker from making or supporting a charge of discrimination.’” </w:t>
        </w:r>
        <w:r w:rsidDel="00000000" w:rsidR="00000000" w:rsidRPr="00000000">
          <w:rPr>
            <w:b w:val="1"/>
            <w:bCs w:val="1"/>
            <w:rtl w:val="0"/>
          </w:rPr>
          <w:t xml:space="preserve">548 U.S. at 68.</w:t>
        </w:r>
        <w:r w:rsidDel="00000000" w:rsidR="00000000" w:rsidRPr="00000000">
          <w:rPr>
            <w:rtl w:val="0"/>
          </w:rPr>
        </w:r>
      </w:ins>
    </w:p>
    <w:p w:rsidR="00000000" w:rsidDel="00000000" w:rsidP="00000000" w:rsidRDefault="00000000" w:rsidRPr="00000000" w14:paraId="0000008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color w:val="0563c1"/>
            <w:u w:val="single"/>
            <w:rtl w:val="0"/>
          </w:rPr>
          <w:t xml:space="preserve">, 532 U.S. 268 (2001)</w:t>
        </w:r>
        <w:r w:rsidDel="00000000" w:rsidR="00000000" w:rsidRPr="00000000">
          <w:fldChar w:fldCharType="end"/>
        </w:r>
        <w:r w:rsidDel="00000000" w:rsidR="00000000" w:rsidRPr="00000000">
          <w:rPr>
            <w:rtl w:val="0"/>
          </w:rPr>
          <w:t xml:space="preserve"> Temporal proximity can establish the causal link; three weeks is well within the accepted range (the Court treated three- and four-month gaps as too remote).</w:t>
        </w:r>
      </w:ins>
    </w:p>
    <w:p w:rsidR="00000000" w:rsidDel="00000000" w:rsidP="00000000" w:rsidRDefault="00000000" w:rsidRPr="00000000" w14:paraId="0000008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cases that accept mere temporal proximity between an employer’s knowledge of protected activity and an adverse employment action as sufficient evidence of causality to establish a prima facie case uniformly hold that the temporal proximity must be ‘very close.’” </w:t>
        </w:r>
        <w:r w:rsidDel="00000000" w:rsidR="00000000" w:rsidRPr="00000000">
          <w:rPr>
            <w:b w:val="1"/>
            <w:bCs w:val="1"/>
            <w:rtl w:val="0"/>
          </w:rPr>
          <w:t xml:space="preserve">532 U.S. at 273–74.</w:t>
        </w:r>
        <w:r w:rsidDel="00000000" w:rsidR="00000000" w:rsidRPr="00000000">
          <w:rPr>
            <w:rtl w:val="0"/>
          </w:rPr>
        </w:r>
      </w:ins>
    </w:p>
    <w:p w:rsidR="00000000" w:rsidDel="00000000" w:rsidP="00000000" w:rsidRDefault="00000000" w:rsidRPr="00000000" w14:paraId="00000087">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IV. Pretext—The Effect of a Positive Performance Review</w:t>
        </w:r>
        <w:r w:rsidDel="00000000" w:rsidR="00000000" w:rsidRPr="00000000">
          <w:rPr>
            <w:rtl w:val="0"/>
          </w:rPr>
        </w:r>
      </w:ins>
    </w:p>
    <w:p w:rsidR="00000000" w:rsidDel="00000000" w:rsidP="00000000" w:rsidRDefault="00000000" w:rsidRPr="00000000" w14:paraId="00000088">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color w:val="0563c1"/>
            <w:u w:val="single"/>
            <w:rtl w:val="0"/>
          </w:rPr>
          <w:t xml:space="preserve">, 530 U.S. 133 (2000)</w:t>
        </w:r>
        <w:r w:rsidDel="00000000" w:rsidR="00000000" w:rsidRPr="00000000">
          <w:fldChar w:fldCharType="end"/>
        </w:r>
        <w:r w:rsidDel="00000000" w:rsidR="00000000" w:rsidRPr="00000000">
          <w:rPr>
            <w:rtl w:val="0"/>
          </w:rPr>
          <w:t xml:space="preserve"> Falsity of the employer’s explanation is itself evidence of discrimination—so an “excellent” review removes poor performance as a lawful justification.</w:t>
        </w:r>
      </w:ins>
    </w:p>
    <w:p w:rsidR="00000000" w:rsidDel="00000000" w:rsidP="00000000" w:rsidRDefault="00000000" w:rsidRPr="00000000" w14:paraId="00000089">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“In appropriate circumstances, the trier of fact can reasonably infer from the falsity of the explanation that the employer is dissembling to cover up a discriminatory purpose. . . . [O]nce the employer’s justification has been eliminated, discrimination may well be the most likely alternative explanation.” </w:t>
        </w:r>
        <w:r w:rsidDel="00000000" w:rsidR="00000000" w:rsidRPr="00000000">
          <w:rPr>
            <w:b w:val="1"/>
            <w:bCs w:val="1"/>
            <w:rtl w:val="0"/>
          </w:rPr>
          <w:t xml:space="preserve">530 U.S. at 147.</w:t>
        </w:r>
        <w:r w:rsidDel="00000000" w:rsidR="00000000" w:rsidRPr="00000000">
          <w:rPr>
            <w:rtl w:val="0"/>
          </w:rPr>
        </w:r>
      </w:ins>
    </w:p>
    <w:p w:rsidR="00000000" w:rsidDel="00000000" w:rsidP="00000000" w:rsidRDefault="00000000" w:rsidRPr="00000000" w14:paraId="0000008A">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 Age-Based Remarks Are Not “Stray Remarks” When Made by a Decision-Maker</w:t>
        </w:r>
        <w:r w:rsidDel="00000000" w:rsidR="00000000" w:rsidRPr="00000000">
          <w:rPr>
            <w:rtl w:val="0"/>
          </w:rPr>
        </w:r>
      </w:ins>
    </w:p>
    <w:p w:rsidR="00000000" w:rsidDel="00000000" w:rsidP="00000000" w:rsidRDefault="00000000" w:rsidRPr="00000000" w14:paraId="0000008B">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color w:val="0563c1"/>
            <w:u w:val="single"/>
            <w:rtl w:val="0"/>
          </w:rPr>
          <w:t xml:space="preserve">, 601 F.3d 289 (4th Cir. 2010)</w:t>
        </w:r>
        <w:r w:rsidDel="00000000" w:rsidR="00000000" w:rsidRPr="00000000">
          <w:fldChar w:fldCharType="end"/>
        </w:r>
        <w:r w:rsidDel="00000000" w:rsidR="00000000" w:rsidRPr="00000000">
          <w:rPr>
            <w:rtl w:val="0"/>
          </w:rPr>
          <w:t xml:space="preserve"> Remarks lose weight only when disconnected from the decision; a CFO’s age comment in the meeting effecting the transfer is not “stray.”</w:t>
        </w:r>
      </w:ins>
    </w:p>
    <w:p w:rsidR="00000000" w:rsidDel="00000000" w:rsidP="00000000" w:rsidRDefault="00000000" w:rsidRPr="00000000" w14:paraId="0000008C">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“It is the decision maker’s intent that remains crucial, and in the absence of a clear nexus with the employment decision in question, the materiality of stray or isolated remarks is substantially reduced.” </w:t>
        </w:r>
        <w:r w:rsidDel="00000000" w:rsidR="00000000" w:rsidRPr="00000000">
          <w:rPr>
            <w:b w:val="1"/>
            <w:bCs w:val="1"/>
            <w:rtl w:val="0"/>
          </w:rPr>
          <w:t xml:space="preserve">601 F.3d at 300.</w:t>
        </w:r>
        <w:r w:rsidDel="00000000" w:rsidR="00000000" w:rsidRPr="00000000">
          <w:rPr>
            <w:rtl w:val="0"/>
          </w:rPr>
        </w:r>
      </w:ins>
    </w:p>
    <w:p w:rsidR="00000000" w:rsidDel="00000000" w:rsidP="00000000" w:rsidRDefault="00000000" w:rsidRPr="00000000" w14:paraId="0000008D">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color w:val="0563c1"/>
            <w:u w:val="single"/>
            <w:rtl w:val="0"/>
          </w:rPr>
          <w:t xml:space="preserve">, 30 F.3d 507 (4th Cir. 1994)</w:t>
        </w:r>
        <w:r w:rsidDel="00000000" w:rsidR="00000000" w:rsidRPr="00000000">
          <w:fldChar w:fldCharType="end"/>
        </w:r>
        <w:r w:rsidDel="00000000" w:rsidR="00000000" w:rsidRPr="00000000">
          <w:rPr>
            <w:rtl w:val="0"/>
          </w:rPr>
          <w:t xml:space="preserve"> Illustrates the corollary: an isolated, generalized age comment untethered to the decision (there, that “there comes a time when we have to make way for younger people”) carries little probative weight standing alone. (Holding summarized; full opinion at the linked citation.)</w:t>
        </w:r>
      </w:ins>
    </w:p>
    <w:p w:rsidR="00000000" w:rsidDel="00000000" w:rsidP="00000000" w:rsidRDefault="00000000" w:rsidRPr="00000000" w14:paraId="0000008E">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30 F.3d at 511–12.</w:t>
        </w:r>
      </w:ins>
    </w:p>
    <w:p w:rsidR="00000000" w:rsidDel="00000000" w:rsidP="00000000" w:rsidRDefault="00000000" w:rsidRPr="00000000" w14:paraId="0000008F">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 The “Same-Actor” Inference Is Permissive, Not a Rule</w:t>
        </w:r>
        <w:r w:rsidDel="00000000" w:rsidR="00000000" w:rsidRPr="00000000">
          <w:rPr>
            <w:rtl w:val="0"/>
          </w:rPr>
        </w:r>
      </w:ins>
    </w:p>
    <w:p w:rsidR="00000000" w:rsidDel="00000000" w:rsidP="00000000" w:rsidRDefault="00000000" w:rsidRPr="00000000" w14:paraId="00000090">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color w:val="0563c1"/>
            <w:u w:val="single"/>
            <w:rtl w:val="0"/>
          </w:rPr>
          <w:t xml:space="preserve">, 945 F.2d 796 (4th Cir. 1991)</w:t>
        </w:r>
        <w:r w:rsidDel="00000000" w:rsidR="00000000" w:rsidRPr="00000000">
          <w:fldChar w:fldCharType="end"/>
        </w:r>
        <w:r w:rsidDel="00000000" w:rsidR="00000000" w:rsidRPr="00000000">
          <w:rPr>
            <w:rtl w:val="0"/>
          </w:rPr>
          <w:t xml:space="preserve"> The Fourth Circuit recognized that where the same person hires and fires a worker within a short time, a fact-finder may infer that discrimination was not the motive—but this is a permissive inference a plaintiff can overcome with other evidence, not a conclusive bar. (Holding summarized; full opinion at the linked citation.)</w:t>
        </w:r>
      </w:ins>
    </w:p>
    <w:p w:rsidR="00000000" w:rsidDel="00000000" w:rsidP="00000000" w:rsidRDefault="00000000" w:rsidRPr="00000000" w14:paraId="00000091">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945 F.2d at 797.</w:t>
        </w:r>
      </w:ins>
    </w:p>
    <w:p w:rsidR="00000000" w:rsidDel="00000000" w:rsidP="00000000" w:rsidRDefault="00000000" w:rsidRPr="00000000" w14:paraId="0000009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VII. Spoliation—The Duty to Preserve Evidence</w:t>
        </w:r>
        <w:r w:rsidDel="00000000" w:rsidR="00000000" w:rsidRPr="00000000">
          <w:rPr>
            <w:rtl w:val="0"/>
          </w:rPr>
        </w:r>
      </w:ins>
    </w:p>
    <w:p w:rsidR="00000000" w:rsidDel="00000000" w:rsidP="00000000" w:rsidRDefault="00000000" w:rsidRPr="00000000" w14:paraId="0000009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color w:val="0563c1"/>
            <w:u w:val="single"/>
            <w:rtl w:val="0"/>
          </w:rPr>
          <w:t xml:space="preserve">, 271 F.3d 583 (4th Cir. 2001)</w:t>
        </w:r>
        <w:r w:rsidDel="00000000" w:rsidR="00000000" w:rsidRPr="00000000">
          <w:fldChar w:fldCharType="end"/>
        </w:r>
        <w:r w:rsidDel="00000000" w:rsidR="00000000" w:rsidRPr="00000000">
          <w:rPr>
            <w:rtl w:val="0"/>
          </w:rPr>
          <w:t xml:space="preserve"> The preservation duty attaches before suit is filed.</w:t>
        </w:r>
      </w:ins>
    </w:p>
    <w:p w:rsidR="00000000" w:rsidDel="00000000" w:rsidP="00000000" w:rsidRDefault="00000000" w:rsidRPr="00000000" w14:paraId="00000094">
      <w:pPr>
        <w:spacing w:after="160" w:line="276" w:lineRule="auto"/>
        <w:ind w:left="720" w:firstLine="0"/>
        <w:jc w:val="both"/>
        <w:rPr/>
      </w:pPr>
      <w:ins w:author="Claude" w:id="36" w:date="2026-06-30T12:00:00Z">
        <w:r w:rsidDel="00000000" w:rsidR="00000000" w:rsidRPr="00000000">
          <w:rPr>
            <w:i w:val="1"/>
            <w:iCs w:val="1"/>
            <w:rtl w:val="0"/>
          </w:rPr>
          <w:t xml:space="preserve">“The duty to preserve material evidence arises not only during litigation but also extends to that period before the litigation when a party reasonably should know that the evidence may be relevant to anticipated litigation.” </w:t>
        </w:r>
        <w:r w:rsidDel="00000000" w:rsidR="00000000" w:rsidRPr="00000000">
          <w:rPr>
            <w:b w:val="1"/>
            <w:bCs w:val="1"/>
            <w:rtl w:val="0"/>
          </w:rPr>
          <w:t xml:space="preserve">271 F.3d at 591.</w:t>
        </w:r>
      </w:ins>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pict>
        <v:shape id="PowerPlusWaterMarkObject1" style="position:absolute;width:432.4008452277228pt;height:229.4511019628858pt;rotation:315;z-index:-503316481;mso-position-horizontal-relative:margin;mso-position-horizontal:center;mso-position-vertical-relative:margin;mso-position-vertical:center;" fillcolor="#ff0000" stroked="f" type="#_x0000_t136">
          <v:fill angle="0" opacity="11141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