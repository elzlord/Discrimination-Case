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2505C" w:rsidRDefault="00000000">
      <w:pPr>
        <w:spacing w:line="276" w:lineRule="auto"/>
      </w:pPr>
      <w:r>
        <w:rPr>
          <w:b/>
          <w:bCs/>
        </w:rPr>
        <w:t>Elizabeth Langworthy Lord</w:t>
      </w:r>
    </w:p>
    <w:p w14:paraId="00000002" w14:textId="77777777" w:rsidR="0002505C" w:rsidRDefault="00000000">
      <w:pPr>
        <w:spacing w:line="276" w:lineRule="auto"/>
      </w:pPr>
      <w:r>
        <w:t>109 Asteria Street</w:t>
      </w:r>
    </w:p>
    <w:p w14:paraId="00000003" w14:textId="77777777" w:rsidR="0002505C" w:rsidRDefault="00000000">
      <w:pPr>
        <w:spacing w:line="276" w:lineRule="auto"/>
      </w:pPr>
      <w:r>
        <w:t>Greenville, SC 29617</w:t>
      </w:r>
    </w:p>
    <w:p w14:paraId="00000004" w14:textId="77777777" w:rsidR="0002505C" w:rsidRDefault="00000000">
      <w:pPr>
        <w:spacing w:after="200" w:line="276" w:lineRule="auto"/>
      </w:pPr>
      <w:r>
        <w:t>Phone: (512) 808-7984</w:t>
      </w:r>
    </w:p>
    <w:p w14:paraId="00000005" w14:textId="77777777" w:rsidR="0002505C" w:rsidRDefault="00000000">
      <w:pPr>
        <w:spacing w:after="200" w:line="276" w:lineRule="auto"/>
        <w:jc w:val="both"/>
      </w:pPr>
      <w:r>
        <w:t>June 30, 2026</w:t>
      </w:r>
    </w:p>
    <w:p w14:paraId="00000006" w14:textId="77777777" w:rsidR="0002505C" w:rsidRDefault="00000000">
      <w:pPr>
        <w:spacing w:after="200" w:line="276" w:lineRule="auto"/>
      </w:pPr>
      <w:r>
        <w:rPr>
          <w:b/>
          <w:bCs/>
        </w:rPr>
        <w:t>VIA EEOC RESPONDENT PORTAL</w:t>
      </w:r>
    </w:p>
    <w:p w14:paraId="00000007" w14:textId="77777777" w:rsidR="0002505C" w:rsidRDefault="00000000">
      <w:pPr>
        <w:spacing w:line="276" w:lineRule="auto"/>
      </w:pPr>
      <w:r>
        <w:t>Jacquie Jones-Mounts, Acting Local Director</w:t>
      </w:r>
    </w:p>
    <w:p w14:paraId="00000008" w14:textId="77777777" w:rsidR="0002505C" w:rsidRDefault="00000000">
      <w:pPr>
        <w:spacing w:line="276" w:lineRule="auto"/>
      </w:pPr>
      <w:r>
        <w:t>Gregory Somers, Investigator</w:t>
      </w:r>
    </w:p>
    <w:p w14:paraId="00000009" w14:textId="77777777" w:rsidR="0002505C" w:rsidRDefault="00000000">
      <w:pPr>
        <w:spacing w:line="276" w:lineRule="auto"/>
      </w:pPr>
      <w:r>
        <w:t>Greenville Local Office</w:t>
      </w:r>
    </w:p>
    <w:p w14:paraId="0000000A" w14:textId="77777777" w:rsidR="0002505C" w:rsidRDefault="00000000">
      <w:pPr>
        <w:spacing w:after="220" w:line="276" w:lineRule="auto"/>
      </w:pPr>
      <w:r>
        <w:t>United States Equal Employment Opportunity Commission</w:t>
      </w:r>
    </w:p>
    <w:p w14:paraId="0000000B" w14:textId="77777777" w:rsidR="0002505C" w:rsidRDefault="00000000">
      <w:pPr>
        <w:tabs>
          <w:tab w:val="left" w:pos="1200"/>
        </w:tabs>
        <w:spacing w:line="276" w:lineRule="auto"/>
      </w:pPr>
      <w:proofErr w:type="spellStart"/>
      <w:proofErr w:type="gramStart"/>
      <w:r>
        <w:t>Re:</w:t>
      </w:r>
      <w:r>
        <w:rPr>
          <w:b/>
          <w:bCs/>
        </w:rPr>
        <w:t>Charging</w:t>
      </w:r>
      <w:proofErr w:type="spellEnd"/>
      <w:proofErr w:type="gramEnd"/>
      <w:r>
        <w:rPr>
          <w:b/>
          <w:bCs/>
        </w:rPr>
        <w:t xml:space="preserve"> Party’s Rebuttal to Respondent’s Position Statement</w:t>
      </w:r>
    </w:p>
    <w:p w14:paraId="0000000C" w14:textId="77777777" w:rsidR="0002505C" w:rsidRDefault="00000000">
      <w:pPr>
        <w:tabs>
          <w:tab w:val="left" w:pos="1200"/>
        </w:tabs>
        <w:spacing w:line="276" w:lineRule="auto"/>
      </w:pPr>
      <w:r>
        <w:t>Complainant: Elizabeth Lord</w:t>
      </w:r>
    </w:p>
    <w:p w14:paraId="0000000D" w14:textId="77777777" w:rsidR="0002505C" w:rsidRDefault="00000000">
      <w:pPr>
        <w:tabs>
          <w:tab w:val="left" w:pos="1200"/>
        </w:tabs>
        <w:spacing w:line="276" w:lineRule="auto"/>
      </w:pPr>
      <w:r>
        <w:t xml:space="preserve">Respondent: </w:t>
      </w:r>
      <w:proofErr w:type="spellStart"/>
      <w:r>
        <w:t>Blackstream</w:t>
      </w:r>
      <w:proofErr w:type="spellEnd"/>
      <w:r>
        <w:t xml:space="preserve"> International Real Estate</w:t>
      </w:r>
    </w:p>
    <w:p w14:paraId="0000000E" w14:textId="77777777" w:rsidR="0002505C" w:rsidRDefault="00000000">
      <w:pPr>
        <w:tabs>
          <w:tab w:val="left" w:pos="1200"/>
        </w:tabs>
        <w:spacing w:line="276" w:lineRule="auto"/>
      </w:pPr>
      <w:r>
        <w:t>EEOC Charge No.: 436-2026-00698</w:t>
      </w:r>
    </w:p>
    <w:p w14:paraId="0000000F" w14:textId="77777777" w:rsidR="0002505C" w:rsidRDefault="00000000">
      <w:pPr>
        <w:tabs>
          <w:tab w:val="left" w:pos="1200"/>
        </w:tabs>
        <w:spacing w:after="220" w:line="276" w:lineRule="auto"/>
      </w:pPr>
      <w:r>
        <w:t>Related Charge No.: 436-2026-00670 (Contender Development, Inc. d/b/a Contender America)</w:t>
      </w:r>
    </w:p>
    <w:p w14:paraId="00000010" w14:textId="77777777" w:rsidR="0002505C" w:rsidRDefault="00000000">
      <w:pPr>
        <w:spacing w:after="200" w:line="276" w:lineRule="auto"/>
        <w:jc w:val="both"/>
      </w:pPr>
      <w:r>
        <w:t>Dear Ms. Jones-Mounts and Mr. Somers:</w:t>
      </w:r>
    </w:p>
    <w:p w14:paraId="00000011" w14:textId="10124B89" w:rsidR="0002505C" w:rsidRDefault="00000000">
      <w:pPr>
        <w:spacing w:after="200" w:line="276" w:lineRule="auto"/>
        <w:jc w:val="both"/>
      </w:pPr>
      <w:r>
        <w:t xml:space="preserve">Charging Party Elizabeth Lord respectfully submits this rebuttal to the Position Statement filed by Respondent </w:t>
      </w:r>
      <w:proofErr w:type="spellStart"/>
      <w:r>
        <w:t>Blackstream</w:t>
      </w:r>
      <w:proofErr w:type="spellEnd"/>
      <w:r>
        <w:t xml:space="preserve"> International Real Estate (“</w:t>
      </w:r>
      <w:proofErr w:type="spellStart"/>
      <w:r>
        <w:t>Blackstream</w:t>
      </w:r>
      <w:proofErr w:type="spellEnd"/>
      <w:r>
        <w:t xml:space="preserve">” or the “Company”) through its counsel, Fisher &amp; Phillips LLP, on June 24, 2026. Respondent’s counsel represents both </w:t>
      </w:r>
      <w:proofErr w:type="spellStart"/>
      <w:r>
        <w:t>Blackstream</w:t>
      </w:r>
      <w:proofErr w:type="spellEnd"/>
      <w:r>
        <w:t xml:space="preserve"> and Contender </w:t>
      </w:r>
      <w:proofErr w:type="gramStart"/>
      <w:r>
        <w:t>Development, Inc., and</w:t>
      </w:r>
      <w:proofErr w:type="gramEnd"/>
      <w:r>
        <w:t xml:space="preserve"> concedes that Ms. Lord “has asserted identical allegations” in both charges. The two charges arise from the same pattern of conduct, the same decision-makers—CEO Michael Mumma, CFO Peter Reinert, HR Director Cameron Aldridge, and COO Christine Brodsky—and a single shared discriminatory scheme</w:t>
      </w:r>
      <w:ins w:id="0" w:author="Elizabeth Lord" w:date="2026-07-01T14:54:00Z" w16du:dateUtc="2026-07-01T18:54:00Z">
        <w:r w:rsidR="00E962B0">
          <w:t xml:space="preserve"> </w:t>
        </w:r>
      </w:ins>
      <w:del w:id="1" w:author="Elizabeth Lord" w:date="2026-07-01T14:54:00Z" w16du:dateUtc="2026-07-01T18:54:00Z">
        <w:r w:rsidR="00E962B0" w:rsidDel="00E962B0">
          <w:delText xml:space="preserve"> </w:delText>
        </w:r>
      </w:del>
      <w:r>
        <w:t>and should be considered together. As set forth below, Respondent’s response is characterized by selective framing, factual omission, legal overstatement, and—now—affirmative factual misstatement. When the record is considered in its totality, as the ADEA requires, the evidence establishes a prima facie case of age discrimination, hostile work environment, and retaliation.</w:t>
      </w:r>
    </w:p>
    <w:p w14:paraId="00000012" w14:textId="77777777" w:rsidR="0002505C" w:rsidRDefault="00000000">
      <w:pPr>
        <w:spacing w:before="240" w:after="120" w:line="276" w:lineRule="auto"/>
      </w:pPr>
      <w:r>
        <w:rPr>
          <w:b/>
          <w:bCs/>
        </w:rPr>
        <w:t>A Dispositive Development Respondent Failed to Disclose: Ms. Lord Has Been Terminated</w:t>
      </w:r>
    </w:p>
    <w:p w14:paraId="00000013" w14:textId="77777777" w:rsidR="0002505C" w:rsidRDefault="00000000">
      <w:pPr>
        <w:spacing w:after="200" w:line="276" w:lineRule="auto"/>
        <w:jc w:val="both"/>
      </w:pPr>
      <w:r>
        <w:t xml:space="preserve">A dispositive development has occurred since these charges were filed that Respondent’s June 24, </w:t>
      </w:r>
      <w:proofErr w:type="gramStart"/>
      <w:r>
        <w:t>2026</w:t>
      </w:r>
      <w:proofErr w:type="gramEnd"/>
      <w:r>
        <w:t xml:space="preserve"> Position Statement conspicuously fails to disclose—and, worse, affirmatively misrepresents. </w:t>
      </w:r>
      <w:r>
        <w:rPr>
          <w:b/>
          <w:bCs/>
        </w:rPr>
        <w:t>Effective May 15, 2026, while both of Ms. Lord’s EEOC charges were pending, the Company terminated Ms. Lord’s employment.</w:t>
      </w:r>
      <w:r>
        <w:t xml:space="preserve"> Yet Respondent’s Position Statement, filed five weeks </w:t>
      </w:r>
      <w:proofErr w:type="gramStart"/>
      <w:r>
        <w:t>later on</w:t>
      </w:r>
      <w:proofErr w:type="gramEnd"/>
      <w:r>
        <w:t xml:space="preserve"> June 24, 2026, repeatedly represents to this Commission that Ms. Lord “is still employed with the Company in her same position” and that she therefore “could not have been ‘constructively discharged.’” That representation is false. The Company terminated Ms. Lord on May 15, 2026. </w:t>
      </w:r>
      <w:r>
        <w:lastRenderedPageBreak/>
        <w:t>The constructive-discharge theory that Respondent devotes an entire section to rebutting has been overtaken by an actual discharge—one that occurred during the pendency of these very charges, that constitutes the most serious adverse employment action the law recognizes, and that is among the clearest possible evidence of retaliation.</w:t>
      </w:r>
    </w:p>
    <w:p w14:paraId="00000014" w14:textId="77777777" w:rsidR="0002505C" w:rsidRDefault="00000000">
      <w:pPr>
        <w:spacing w:after="200" w:line="276" w:lineRule="auto"/>
        <w:jc w:val="both"/>
      </w:pPr>
      <w:r>
        <w:t>Upon Ms. Lord’s termination, the Company did not backfill the “global brand strategy” role it describes in its Position Statement. Instead, all marketing activities—including website management—were reallocated to Haley Cape, a substantially younger employee now titled Senior Brand Planner and Graphic Designer. A position that can be eliminated and absorbed in its entirety by a junior employee was never the strategic role Respondent describes.</w:t>
      </w:r>
    </w:p>
    <w:p w14:paraId="00000015" w14:textId="77777777" w:rsidR="0002505C" w:rsidRDefault="00000000">
      <w:pPr>
        <w:spacing w:before="240" w:after="120" w:line="276" w:lineRule="auto"/>
      </w:pPr>
      <w:r>
        <w:rPr>
          <w:b/>
          <w:bCs/>
        </w:rPr>
        <w:t>I. Preliminary Observations: The Volume of Evidence Is Not a Weakness</w:t>
      </w:r>
    </w:p>
    <w:p w14:paraId="00000016" w14:textId="3C461FD4" w:rsidR="0002505C" w:rsidRDefault="00000000">
      <w:pPr>
        <w:spacing w:after="200" w:line="276" w:lineRule="auto"/>
        <w:jc w:val="both"/>
      </w:pPr>
      <w:r>
        <w:t>Respondent’s response repeatedly implies that because Ms. Lord documented numerous incidents, her claims are somehow less credible or amount to a “laundry list.” This framing inverts the proper legal analysis. Under the ADEA, the Commission evaluates the totality of the circumstances. A pattern of conduct—systematic exclusion, removal of authority, denial of resources, age-related remarks, retaliation following protected activity, and ultimately termination—is more probative of discriminatory intent than any single incident in isolation. The volume of documented grievances is not evidence of frivolousness. It is evidence of a pattern</w:t>
      </w:r>
      <w:ins w:id="2" w:author="Elizabeth Lord" w:date="2026-07-01T14:54:00Z" w16du:dateUtc="2026-07-01T18:54:00Z">
        <w:r w:rsidR="00E962B0">
          <w:t xml:space="preserve"> of disc</w:t>
        </w:r>
      </w:ins>
      <w:ins w:id="3" w:author="Elizabeth Lord" w:date="2026-07-01T14:55:00Z" w16du:dateUtc="2026-07-01T18:55:00Z">
        <w:r w:rsidR="00E962B0">
          <w:t xml:space="preserve">rimination, workplace hostility, and </w:t>
        </w:r>
        <w:proofErr w:type="gramStart"/>
        <w:r w:rsidR="00E962B0">
          <w:t>retaliation.</w:t>
        </w:r>
      </w:ins>
      <w:r>
        <w:t>.</w:t>
      </w:r>
      <w:proofErr w:type="gramEnd"/>
    </w:p>
    <w:p w14:paraId="00000017" w14:textId="77777777" w:rsidR="0002505C" w:rsidRDefault="00000000">
      <w:pPr>
        <w:spacing w:after="200" w:line="276" w:lineRule="auto"/>
        <w:jc w:val="both"/>
      </w:pPr>
      <w:r>
        <w:t>The proper question before this Commission is not whether Ms. Lord has too many complaints. The proper question is whether those complaints have merit. The answer, as the following analysis demonstrates, is yes.</w:t>
      </w:r>
    </w:p>
    <w:p w14:paraId="00000018" w14:textId="77777777" w:rsidR="0002505C" w:rsidRDefault="00000000">
      <w:pPr>
        <w:spacing w:before="240" w:after="120" w:line="276" w:lineRule="auto"/>
      </w:pPr>
      <w:r>
        <w:rPr>
          <w:b/>
          <w:bCs/>
        </w:rPr>
        <w:t>II. Rebuttal to Respondent’s Characterization of Ms. Lord’s Employment History</w:t>
      </w:r>
    </w:p>
    <w:p w14:paraId="00000019" w14:textId="77777777" w:rsidR="0002505C" w:rsidRDefault="00000000">
      <w:pPr>
        <w:spacing w:before="160" w:after="100" w:line="276" w:lineRule="auto"/>
      </w:pPr>
      <w:r>
        <w:rPr>
          <w:b/>
          <w:bCs/>
          <w:i/>
          <w:iCs/>
        </w:rPr>
        <w:t>A. Respondent Mischaracterizes Ms. Lord’s Role and Her Relationship with Ms. Cape</w:t>
      </w:r>
    </w:p>
    <w:p w14:paraId="0000001A" w14:textId="77777777" w:rsidR="0002505C" w:rsidRDefault="00000000">
      <w:pPr>
        <w:spacing w:after="200" w:line="276" w:lineRule="auto"/>
        <w:jc w:val="both"/>
      </w:pPr>
      <w:r>
        <w:t>The Position Statement claims that Ms. Lord and co-worker Haley Cape both reported to Christine Brodsky, that Ms. Cape “did not report to Lord,” and that Ms. Lord nonetheless “viewed Cape as a subordinate” and “began demanding” updates, causing friction. This account is contradicted by the Company’s own documents and conduct.</w:t>
      </w:r>
    </w:p>
    <w:p w14:paraId="0000001B" w14:textId="7F871A11" w:rsidR="0002505C" w:rsidRDefault="00000000">
      <w:pPr>
        <w:spacing w:after="200" w:line="276" w:lineRule="auto"/>
        <w:jc w:val="both"/>
      </w:pPr>
      <w:r>
        <w:t xml:space="preserve">HR Director Cameron Aldridge told Ms. Lord directly that Ms. Cape was to report to her. CEO Michael Mumma circulated an organizational chart (Exhibit A) showing Ms. Cape reporting to Ms. Lord, and Aldridge’s March 13, </w:t>
      </w:r>
      <w:proofErr w:type="gramStart"/>
      <w:r>
        <w:t>2025</w:t>
      </w:r>
      <w:proofErr w:type="gramEnd"/>
      <w:r>
        <w:t xml:space="preserve"> written memo (Exhibit B) expressly confirmed that Ms. Cape—and Alex Weldon—reported to Ms. Lord and that Ms. Lord held budget authority. </w:t>
      </w:r>
      <w:ins w:id="4" w:author="Elizabeth Lord" w:date="2026-07-01T15:44:00Z" w16du:dateUtc="2026-07-01T19:44:00Z">
        <w:r w:rsidR="00F63637">
          <w:t xml:space="preserve">And in fact, Ms. Lord included Cape in </w:t>
        </w:r>
      </w:ins>
      <w:ins w:id="5" w:author="Elizabeth Lord" w:date="2026-07-01T15:45:00Z" w16du:dateUtc="2026-07-01T19:45:00Z">
        <w:r w:rsidR="00F63637">
          <w:t xml:space="preserve">meetings with vendors, clients, agents, and on photo shoots in hopes of mentoring her and giving her valuable marketing experience. </w:t>
        </w:r>
      </w:ins>
      <w:r>
        <w:t xml:space="preserve">The reporting “confusion” was of the Company’s own making: when Ms. Lord asked Ms. Brodsky, both Ms. Brodsky and Ms. Cape asserted that Ms. Cape reported to Ms. Brodsky—directly contradicting the CEO’s own organizational chart </w:t>
      </w:r>
      <w:r w:rsidR="00FE6A02" w:rsidRPr="00FE6A02">
        <w:rPr>
          <w:b/>
          <w:bCs/>
          <w:color w:val="EE0000"/>
        </w:rPr>
        <w:t xml:space="preserve">(dated 5.13.24) </w:t>
      </w:r>
      <w:r>
        <w:t>and HR’s written confirmation</w:t>
      </w:r>
      <w:r w:rsidR="00FE6A02">
        <w:t xml:space="preserve"> </w:t>
      </w:r>
      <w:r w:rsidR="00FE6A02" w:rsidRPr="00FE6A02">
        <w:rPr>
          <w:b/>
          <w:bCs/>
          <w:color w:val="EE0000"/>
        </w:rPr>
        <w:t>(</w:t>
      </w:r>
      <w:r w:rsidR="00FE6A02">
        <w:rPr>
          <w:b/>
          <w:bCs/>
          <w:color w:val="EE0000"/>
        </w:rPr>
        <w:t xml:space="preserve">email sent </w:t>
      </w:r>
      <w:r w:rsidR="00FE6A02" w:rsidRPr="00FE6A02">
        <w:rPr>
          <w:b/>
          <w:bCs/>
          <w:color w:val="EE0000"/>
        </w:rPr>
        <w:t>3.13.25</w:t>
      </w:r>
      <w:proofErr w:type="gramStart"/>
      <w:r w:rsidR="00FE6A02" w:rsidRPr="00FE6A02">
        <w:rPr>
          <w:b/>
          <w:bCs/>
          <w:color w:val="EE0000"/>
        </w:rPr>
        <w:t>)</w:t>
      </w:r>
      <w:r w:rsidR="00FE6A02" w:rsidRPr="00FE6A02">
        <w:rPr>
          <w:color w:val="EE0000"/>
        </w:rPr>
        <w:t xml:space="preserve"> </w:t>
      </w:r>
      <w:r>
        <w:t>.</w:t>
      </w:r>
      <w:proofErr w:type="gramEnd"/>
      <w:r>
        <w:t xml:space="preserve"> The </w:t>
      </w:r>
      <w:r>
        <w:lastRenderedPageBreak/>
        <w:t>Company cannot now rely on a reporting ambiguity it created to recast Ms. Lord’s exercise of confirmed supervisory authority as overreach.</w:t>
      </w:r>
    </w:p>
    <w:p w14:paraId="0000001C" w14:textId="1FDA56E9" w:rsidR="0002505C" w:rsidRDefault="00000000">
      <w:pPr>
        <w:spacing w:after="200" w:line="276" w:lineRule="auto"/>
        <w:jc w:val="both"/>
      </w:pPr>
      <w:r>
        <w:t xml:space="preserve">Critically, Ms. Lord did not unilaterally “demand” that Ms. Cape keep her informed. When Ms. Lord raised the conflicting reporting lines and the removal of her social-media responsibilities with HR Director Aldridge, </w:t>
      </w:r>
      <w:r>
        <w:rPr>
          <w:b/>
          <w:bCs/>
        </w:rPr>
        <w:t>Aldridge himself instructed Ms. Lord to email Ms. Cape requesting weekly reports and analytics.</w:t>
      </w:r>
      <w:r>
        <w:t xml:space="preserve"> Ms. Lord did exactly that, </w:t>
      </w:r>
      <w:del w:id="6" w:author="Elizabeth Lord" w:date="2026-07-01T14:55:00Z" w16du:dateUtc="2026-07-01T18:55:00Z">
        <w:r w:rsidR="00FE6A02" w:rsidRPr="00832960" w:rsidDel="00E962B0">
          <w:rPr>
            <w:b/>
            <w:bCs/>
            <w:color w:val="EE0000"/>
          </w:rPr>
          <w:delText xml:space="preserve">emailing Cape on </w:delText>
        </w:r>
        <w:r w:rsidR="00832960" w:rsidRPr="00832960" w:rsidDel="00E962B0">
          <w:rPr>
            <w:b/>
            <w:bCs/>
            <w:color w:val="EE0000"/>
          </w:rPr>
          <w:delText xml:space="preserve">4.14.25 and again on </w:delText>
        </w:r>
        <w:r w:rsidR="00FE6A02" w:rsidRPr="00832960" w:rsidDel="00E962B0">
          <w:rPr>
            <w:b/>
            <w:bCs/>
            <w:color w:val="EE0000"/>
          </w:rPr>
          <w:delText>4.</w:delText>
        </w:r>
        <w:r w:rsidR="00832960" w:rsidRPr="00832960" w:rsidDel="00E962B0">
          <w:rPr>
            <w:b/>
            <w:bCs/>
            <w:color w:val="EE0000"/>
          </w:rPr>
          <w:delText>23</w:delText>
        </w:r>
        <w:r w:rsidR="00FE6A02" w:rsidRPr="00832960" w:rsidDel="00E962B0">
          <w:rPr>
            <w:b/>
            <w:bCs/>
            <w:color w:val="EE0000"/>
          </w:rPr>
          <w:delText xml:space="preserve">.25 and </w:delText>
        </w:r>
        <w:r w:rsidRPr="00832960" w:rsidDel="00E962B0">
          <w:rPr>
            <w:b/>
            <w:bCs/>
          </w:rPr>
          <w:delText xml:space="preserve">copying </w:delText>
        </w:r>
        <w:r w:rsidR="00FE6A02" w:rsidRPr="00832960" w:rsidDel="00E962B0">
          <w:rPr>
            <w:b/>
            <w:bCs/>
            <w:color w:val="EE0000"/>
          </w:rPr>
          <w:delText xml:space="preserve">Mumma, </w:delText>
        </w:r>
        <w:r w:rsidRPr="00832960" w:rsidDel="00E962B0">
          <w:rPr>
            <w:b/>
            <w:bCs/>
            <w:color w:val="EE0000"/>
          </w:rPr>
          <w:delText>Aldridge</w:delText>
        </w:r>
        <w:r w:rsidR="00FE6A02" w:rsidRPr="00832960" w:rsidDel="00E962B0">
          <w:rPr>
            <w:b/>
            <w:bCs/>
            <w:color w:val="EE0000"/>
          </w:rPr>
          <w:delText xml:space="preserve">, and </w:delText>
        </w:r>
        <w:r w:rsidRPr="00832960" w:rsidDel="00E962B0">
          <w:rPr>
            <w:b/>
            <w:bCs/>
            <w:color w:val="EE0000"/>
          </w:rPr>
          <w:delText>Brodsky</w:delText>
        </w:r>
        <w:r w:rsidR="00FE6A02" w:rsidRPr="00832960" w:rsidDel="00E962B0">
          <w:rPr>
            <w:b/>
            <w:bCs/>
            <w:color w:val="EE0000"/>
          </w:rPr>
          <w:delText xml:space="preserve"> requesting analytics</w:delText>
        </w:r>
        <w:r w:rsidRPr="00832960" w:rsidDel="00E962B0">
          <w:rPr>
            <w:b/>
            <w:bCs/>
            <w:color w:val="EE0000"/>
          </w:rPr>
          <w:delText>.</w:delText>
        </w:r>
        <w:r w:rsidRPr="00FE6A02" w:rsidDel="00E962B0">
          <w:rPr>
            <w:color w:val="EE0000"/>
          </w:rPr>
          <w:delText xml:space="preserve"> </w:delText>
        </w:r>
      </w:del>
      <w:ins w:id="7" w:author="Elizabeth Lord" w:date="2026-07-01T14:55:00Z" w16du:dateUtc="2026-07-01T18:55:00Z">
        <w:r w:rsidR="00E962B0" w:rsidRPr="00832960">
          <w:rPr>
            <w:b/>
            <w:bCs/>
            <w:color w:val="EE0000"/>
          </w:rPr>
          <w:t xml:space="preserve">emailing Cape on 4.14.25 and again on 4.23.25 and </w:t>
        </w:r>
        <w:r w:rsidR="00E962B0" w:rsidRPr="00832960">
          <w:rPr>
            <w:b/>
            <w:bCs/>
          </w:rPr>
          <w:t xml:space="preserve">copying </w:t>
        </w:r>
        <w:r w:rsidR="00E962B0" w:rsidRPr="00832960">
          <w:rPr>
            <w:b/>
            <w:bCs/>
            <w:color w:val="EE0000"/>
          </w:rPr>
          <w:t>Mumma, Aldridge, and Brodsky requesting analytics.</w:t>
        </w:r>
        <w:r w:rsidR="00E962B0" w:rsidRPr="00FE6A02">
          <w:rPr>
            <w:color w:val="EE0000"/>
          </w:rPr>
          <w:t xml:space="preserve"> </w:t>
        </w:r>
      </w:ins>
      <w:r>
        <w:t>She never received any response—no metrics, no analytics, and no explanation from anyone as to why her request, made at HR’s direction, went unanswered. The Company now recasts HR’s own directive as evidence of Ms. Lord overreaching. That is precisely backward.</w:t>
      </w:r>
    </w:p>
    <w:p w14:paraId="0000001D" w14:textId="05980C48" w:rsidR="0002505C" w:rsidDel="00E962B0" w:rsidRDefault="00000000">
      <w:pPr>
        <w:spacing w:after="200" w:line="276" w:lineRule="auto"/>
        <w:jc w:val="both"/>
        <w:rPr>
          <w:del w:id="8" w:author="Elizabeth Lord" w:date="2026-07-01T15:01:00Z" w16du:dateUtc="2026-07-01T19:01:00Z"/>
        </w:rPr>
      </w:pPr>
      <w:r>
        <w:t xml:space="preserve">The seniority and qualifications at issue underscore the point. Ms. Lord was hired in July 2022 as Director of Marketing with full-scope marketing and branding authority for both </w:t>
      </w:r>
      <w:proofErr w:type="spellStart"/>
      <w:r>
        <w:t>Blackstream</w:t>
      </w:r>
      <w:proofErr w:type="spellEnd"/>
      <w:r>
        <w:t xml:space="preserve"> and Contender. Ms. Cape was not hired until August 2023, in an administrative and graphic-design support role. Ms. Lord </w:t>
      </w:r>
      <w:del w:id="9" w:author="Elizabeth Lord" w:date="2026-07-01T14:55:00Z" w16du:dateUtc="2026-07-01T18:55:00Z">
        <w:r w:rsidDel="00E962B0">
          <w:delText xml:space="preserve">brings </w:delText>
        </w:r>
      </w:del>
      <w:ins w:id="10" w:author="Elizabeth Lord" w:date="2026-07-01T14:55:00Z" w16du:dateUtc="2026-07-01T18:55:00Z">
        <w:r w:rsidR="00E962B0">
          <w:t>brought</w:t>
        </w:r>
        <w:r w:rsidR="00E962B0">
          <w:t xml:space="preserve"> </w:t>
        </w:r>
      </w:ins>
      <w:r>
        <w:t>more than twenty-five years of marketing and branding experience, including tenures at two global branding agencies</w:t>
      </w:r>
      <w:ins w:id="11" w:author="Elizabeth Lord" w:date="2026-07-01T14:56:00Z" w16du:dateUtc="2026-07-01T18:56:00Z">
        <w:r w:rsidR="00E962B0">
          <w:t>, working for AIG Baker, at the time the largest shopping center owner in the US, and for a major Charlotte joint ventur</w:t>
        </w:r>
      </w:ins>
      <w:ins w:id="12" w:author="Elizabeth Lord" w:date="2026-07-01T14:57:00Z" w16du:dateUtc="2026-07-01T18:57:00Z">
        <w:r w:rsidR="00E962B0">
          <w:t>e project serving as VP of Communications and Director of Marketing. She is ICSC trained and nominated in 2005 for outstanding community service</w:t>
        </w:r>
      </w:ins>
      <w:r>
        <w:t>. Ms. Cape’s prior position was at a staffing company, and she had no experience rebranding a company.</w:t>
      </w:r>
      <w:ins w:id="13" w:author="Elizabeth Lord" w:date="2026-07-01T14:58:00Z" w16du:dateUtc="2026-07-01T18:58:00Z">
        <w:r w:rsidR="00E962B0">
          <w:t xml:space="preserve"> Notwithstanding Ms. Cape’s academic qualifications, she had no experience in rebranding a company or understanding branding generally, in sharp contrast to Ms. Lord’s extensive background in that field, the background presented to and relied upon</w:t>
        </w:r>
      </w:ins>
      <w:ins w:id="14" w:author="Elizabeth Lord" w:date="2026-07-01T14:59:00Z" w16du:dateUtc="2026-07-01T18:59:00Z">
        <w:r w:rsidR="00E962B0">
          <w:t xml:space="preserve"> by the companies when she was hired. That experience gap is decisive </w:t>
        </w:r>
      </w:ins>
      <w:proofErr w:type="gramStart"/>
      <w:ins w:id="15" w:author="Elizabeth Lord" w:date="2026-07-01T15:00:00Z" w16du:dateUtc="2026-07-01T19:00:00Z">
        <w:r w:rsidR="00E962B0">
          <w:t>in light of</w:t>
        </w:r>
        <w:proofErr w:type="gramEnd"/>
        <w:r w:rsidR="00E962B0">
          <w:t xml:space="preserve"> what Respondent dismisses as </w:t>
        </w:r>
      </w:ins>
      <w:ins w:id="16" w:author="Elizabeth Lord" w:date="2026-07-01T15:01:00Z" w16du:dateUtc="2026-07-01T19:01:00Z">
        <w:r w:rsidR="00E962B0">
          <w:t xml:space="preserve">Cape’s merely being “free to meet directly with higher level management on projects she was working on.” </w:t>
        </w:r>
      </w:ins>
    </w:p>
    <w:p w14:paraId="6851AC5A" w14:textId="77777777" w:rsidR="00E962B0" w:rsidRDefault="00000000" w:rsidP="00E962B0">
      <w:pPr>
        <w:spacing w:after="200" w:line="276" w:lineRule="auto"/>
        <w:jc w:val="both"/>
        <w:rPr>
          <w:ins w:id="17" w:author="Elizabeth Lord" w:date="2026-07-01T15:02:00Z" w16du:dateUtc="2026-07-01T19:02:00Z"/>
        </w:rPr>
      </w:pPr>
      <w:del w:id="18" w:author="Elizabeth Lord" w:date="2026-07-01T15:01:00Z" w16du:dateUtc="2026-07-01T19:01:00Z">
        <w:r w:rsidDel="00E962B0">
          <w:delText xml:space="preserve">That qualifications gap is decisive in light of what Respondent dismisses as Ms. Cape merely being “free to meet directly with higher level management on projects she was working on.” </w:delText>
        </w:r>
      </w:del>
      <w:r>
        <w:t xml:space="preserve">This was not a minor assignment. Ms. Cape worked directly and independently with CEO Mumma on the </w:t>
      </w:r>
      <w:r>
        <w:rPr>
          <w:b/>
          <w:bCs/>
        </w:rPr>
        <w:t xml:space="preserve">total corporate rebrand of </w:t>
      </w:r>
      <w:proofErr w:type="spellStart"/>
      <w:r>
        <w:rPr>
          <w:b/>
          <w:bCs/>
        </w:rPr>
        <w:t>Blackstream</w:t>
      </w:r>
      <w:proofErr w:type="spellEnd"/>
      <w:r>
        <w:rPr>
          <w:b/>
          <w:bCs/>
        </w:rPr>
        <w:t xml:space="preserve"> Christie’s International Real Estate to Contender Christie’s International</w:t>
      </w:r>
      <w:ins w:id="19" w:author="Elizabeth Lord" w:date="2026-07-01T15:02:00Z" w16du:dateUtc="2026-07-01T19:02:00Z">
        <w:r w:rsidR="00E962B0">
          <w:rPr>
            <w:b/>
            <w:bCs/>
          </w:rPr>
          <w:t xml:space="preserve"> and later admitted to Lord that she was told by Mumma to keep it a secret from her</w:t>
        </w:r>
      </w:ins>
      <w:r>
        <w:t>—a flagship strategic initiative squarely within the Director of Marketing’s mandate—while it was concealed from Ms. Lord, the Company’s most senior marketing professional. A wholesale corporate rebrand is among the most consequential undertakings a firm can pursue. Assigning it in secret to a junior employee with a staffing-company background and no rebranding experience, while excluding the twenty-five-year branding veteran whose job it was to lead exactly such work, is not benign. It is the deliberate transfer of Ms. Lord’s core function to a substantially younger, less-qualified employee</w:t>
      </w:r>
      <w:proofErr w:type="gramStart"/>
      <w:r>
        <w:t>.</w:t>
      </w:r>
      <w:ins w:id="20" w:author="Elizabeth Lord" w:date="2026-07-01T15:02:00Z" w16du:dateUtc="2026-07-01T19:02:00Z">
        <w:r w:rsidR="00E962B0">
          <w:t xml:space="preserve"> </w:t>
        </w:r>
        <w:r w:rsidR="00E962B0">
          <w:t>.</w:t>
        </w:r>
        <w:proofErr w:type="gramEnd"/>
        <w:r w:rsidR="00E962B0">
          <w:rPr>
            <w:i/>
            <w:iCs/>
          </w:rPr>
          <w:t xml:space="preserve"> See </w:t>
        </w:r>
        <w:r w:rsidR="00E962B0">
          <w:fldChar w:fldCharType="begin"/>
        </w:r>
        <w:r w:rsidR="00E962B0">
          <w:instrText>HYPERLINK "https://supreme.justia.com/cases/federal/us/517/308/"</w:instrText>
        </w:r>
        <w:r w:rsidR="00E962B0">
          <w:fldChar w:fldCharType="separate"/>
        </w:r>
        <w:r w:rsidR="00E962B0">
          <w:rPr>
            <w:i/>
            <w:iCs/>
            <w:color w:val="0563C1"/>
            <w:u w:val="single"/>
          </w:rPr>
          <w:t>O’Connor v. Consolidated Coin Caterers Corp.</w:t>
        </w:r>
        <w:r w:rsidR="00E962B0">
          <w:fldChar w:fldCharType="end"/>
        </w:r>
        <w:r w:rsidR="00E962B0">
          <w:fldChar w:fldCharType="begin"/>
        </w:r>
        <w:r w:rsidR="00E962B0">
          <w:instrText>HYPERLINK "https://supreme.justia.com/cases/federal/us/517/308/"</w:instrText>
        </w:r>
        <w:r w:rsidR="00E962B0">
          <w:fldChar w:fldCharType="separate"/>
        </w:r>
        <w:r w:rsidR="00E962B0">
          <w:rPr>
            <w:color w:val="0563C1"/>
            <w:u w:val="single"/>
          </w:rPr>
          <w:t>, 517 U.S. 308, 312–13 (1996)</w:t>
        </w:r>
        <w:r w:rsidR="00E962B0">
          <w:fldChar w:fldCharType="end"/>
        </w:r>
        <w:r w:rsidR="00E962B0">
          <w:t xml:space="preserve"> (transfer of an older employee’s responsibilities to a “substantially younger” worker is a more reliable indicator of age discrimination than replacement by someone outside the protected class; the fact that both employees are over 40 is “irrelevant, so long as he has lost out because of his age”).</w:t>
        </w:r>
      </w:ins>
    </w:p>
    <w:p w14:paraId="0000001E" w14:textId="204DD875" w:rsidR="0002505C" w:rsidRDefault="0002505C">
      <w:pPr>
        <w:spacing w:after="200" w:line="276" w:lineRule="auto"/>
        <w:jc w:val="both"/>
      </w:pPr>
    </w:p>
    <w:p w14:paraId="0000001F" w14:textId="77777777" w:rsidR="0002505C" w:rsidRDefault="00000000">
      <w:pPr>
        <w:spacing w:before="160" w:after="100" w:line="276" w:lineRule="auto"/>
      </w:pPr>
      <w:r>
        <w:rPr>
          <w:b/>
          <w:bCs/>
          <w:i/>
          <w:iCs/>
        </w:rPr>
        <w:lastRenderedPageBreak/>
        <w:t>B. The Role of Personal Relationships in Employment Decisions</w:t>
      </w:r>
    </w:p>
    <w:p w14:paraId="00000020" w14:textId="7F4FEBDD" w:rsidR="0002505C" w:rsidRDefault="00000000">
      <w:pPr>
        <w:spacing w:after="200" w:line="276" w:lineRule="auto"/>
        <w:jc w:val="both"/>
      </w:pPr>
      <w:r>
        <w:t xml:space="preserve">The Commission should be aware of a pattern of personal relationships that Ms. Lord believes directly influenced the </w:t>
      </w:r>
      <w:ins w:id="21" w:author="Elizabeth Lord" w:date="2026-07-01T15:03:00Z" w16du:dateUtc="2026-07-01T19:03:00Z">
        <w:r w:rsidR="00E962B0">
          <w:t xml:space="preserve">whole of the corporate culture generally and the </w:t>
        </w:r>
      </w:ins>
      <w:r>
        <w:t>employment decisions at issue</w:t>
      </w:r>
      <w:ins w:id="22" w:author="Elizabeth Lord" w:date="2026-07-01T15:04:00Z" w16du:dateUtc="2026-07-01T19:04:00Z">
        <w:r w:rsidR="00E962B0">
          <w:t xml:space="preserve"> </w:t>
        </w:r>
        <w:proofErr w:type="gramStart"/>
        <w:r w:rsidR="00E962B0">
          <w:t>specifically</w:t>
        </w:r>
      </w:ins>
      <w:r>
        <w:t>—including</w:t>
      </w:r>
      <w:proofErr w:type="gramEnd"/>
      <w:r>
        <w:t xml:space="preserve"> the elevation of substantially younger employees, the stripping of Ms. Lord’s authority, and the integrity of the Company’s internal investigation. Ms. Lord raises these facts not to sensationalize, but because </w:t>
      </w:r>
      <w:del w:id="23" w:author="Elizabeth Lord" w:date="2026-07-01T15:05:00Z" w16du:dateUtc="2026-07-01T19:05:00Z">
        <w:r w:rsidDel="00A83251">
          <w:delText xml:space="preserve">the </w:delText>
        </w:r>
      </w:del>
      <w:ins w:id="24" w:author="Elizabeth Lord" w:date="2026-07-01T15:05:00Z" w16du:dateUtc="2026-07-01T19:05:00Z">
        <w:r w:rsidR="00A83251">
          <w:t>Gregory Somers,</w:t>
        </w:r>
        <w:r w:rsidR="00A83251">
          <w:t xml:space="preserve"> </w:t>
        </w:r>
      </w:ins>
      <w:r>
        <w:t>EEOC investigator specifically requested during the parties’ initial telephone conference that this information be included, as it is relevant to understanding the motivations behind the decisions that form the basis of this Charge.</w:t>
      </w:r>
    </w:p>
    <w:p w14:paraId="00000021" w14:textId="77777777" w:rsidR="0002505C" w:rsidRDefault="00000000">
      <w:pPr>
        <w:spacing w:after="200" w:line="276" w:lineRule="auto"/>
        <w:jc w:val="both"/>
      </w:pPr>
      <w:r>
        <w:t>Annette Wrenn was hired as a Support and Operations Assistant on or about February 14, 2025. Ms. Lord has since learned, through direct communication with COO Christine Brodsky, that Ms. Brodsky was “told” to hire Ms. Wrenn rather than selecting her through a merit-based process. It is Ms. Lord’s understanding that Ms. Wrenn was engaged in a personal relationship with then-CEO Michael Mumma at or around the time of her hiring. When concerns about that conduct were raised, the Company terminated Ms. Wrenn in the Summer of 2025 with what was widely understood internally to be a severance package substantially exceeding one year’s salary.</w:t>
      </w:r>
    </w:p>
    <w:p w14:paraId="00000022" w14:textId="6CDD96E6" w:rsidR="0002505C" w:rsidRDefault="00000000">
      <w:pPr>
        <w:spacing w:after="200" w:line="276" w:lineRule="auto"/>
        <w:jc w:val="both"/>
      </w:pPr>
      <w:r>
        <w:t xml:space="preserve">This is directly relevant to the </w:t>
      </w:r>
      <w:proofErr w:type="spellStart"/>
      <w:r>
        <w:t>Blackstream</w:t>
      </w:r>
      <w:proofErr w:type="spellEnd"/>
      <w:r>
        <w:t xml:space="preserve"> charge because of what happened next. On information Ms. Lord received from HR Director Aldridge, </w:t>
      </w:r>
      <w:r>
        <w:rPr>
          <w:b/>
          <w:bCs/>
        </w:rPr>
        <w:t xml:space="preserve">Ms. Wrenn is now back working at </w:t>
      </w:r>
      <w:proofErr w:type="spellStart"/>
      <w:r>
        <w:rPr>
          <w:b/>
          <w:bCs/>
        </w:rPr>
        <w:t>Blackstream</w:t>
      </w:r>
      <w:proofErr w:type="spellEnd"/>
      <w:r>
        <w:t xml:space="preserve">, </w:t>
      </w:r>
      <w:r w:rsidR="00832960">
        <w:rPr>
          <w:b/>
          <w:bCs/>
          <w:color w:val="EE0000"/>
        </w:rPr>
        <w:t xml:space="preserve">as an assistant </w:t>
      </w:r>
      <w:r>
        <w:t>supporting one of its top agent groups led by Damian Hall. A younger employee tied to the CEO by a personal relationship was paid a large severance and then quietly returned to the very entity now representing to this Commission that it treats all employees equally.</w:t>
      </w:r>
      <w:r w:rsidR="00832960">
        <w:t xml:space="preserve"> </w:t>
      </w:r>
    </w:p>
    <w:p w14:paraId="00000023" w14:textId="77777777" w:rsidR="0002505C" w:rsidRDefault="00000000">
      <w:pPr>
        <w:spacing w:after="200" w:line="276" w:lineRule="auto"/>
        <w:jc w:val="both"/>
      </w:pPr>
      <w:r>
        <w:t>Mr. Hall is significant for a second reason. He is one of the individuals—along with Tyler James—to whom Ms. Cape disclosed Ms. Lord’s age, and who then made dismissive comments to Ms. Lord about how old she was. This directly rebuts Respondent’s flat assertion that Ms. Cape “did not know” and never disclosed Ms. Lord’s age: the disclosure had identifiable recipients who acted on it, and both are potential witnesses the Commission may wish to contact.</w:t>
      </w:r>
    </w:p>
    <w:p w14:paraId="00000024" w14:textId="77777777" w:rsidR="0002505C" w:rsidRDefault="00000000">
      <w:pPr>
        <w:spacing w:after="200" w:line="276" w:lineRule="auto"/>
        <w:jc w:val="both"/>
      </w:pPr>
      <w:r>
        <w:t xml:space="preserve">Ms. Lord also understands, through secondhand information originating with Ms. Cape herself and relayed through a former colleague (Julia-Reagan Clark), that Mr. Mumma provided Ms. Cape with a discounted apartment in a corporate building and later requested keys to it for private meetings with Ms. Wrenn. Ms. Lord acknowledges this is secondhand and does not represent it as firsthand </w:t>
      </w:r>
      <w:proofErr w:type="gramStart"/>
      <w:r>
        <w:t>knowledge, but</w:t>
      </w:r>
      <w:proofErr w:type="gramEnd"/>
      <w:r>
        <w:t xml:space="preserve"> offers it in good faith and notes that Ms. Clark is a potential witness for direct testimony. The relevance is straightforward: the favoritism shown to Ms. Cape and Ms. Wrenn—both substantially younger than Ms. Lord—was relationship-based, not merit-based, and Ms. Lord, as the older, unconnected employee, bore the professional cost.</w:t>
      </w:r>
    </w:p>
    <w:p w14:paraId="00000025" w14:textId="77777777" w:rsidR="0002505C" w:rsidRDefault="00000000">
      <w:pPr>
        <w:spacing w:before="160" w:after="100" w:line="276" w:lineRule="auto"/>
      </w:pPr>
      <w:r>
        <w:rPr>
          <w:b/>
          <w:bCs/>
          <w:i/>
          <w:iCs/>
        </w:rPr>
        <w:t>C. The Independent-Contractor Proposal—Respondent Omits the Critical Context</w:t>
      </w:r>
    </w:p>
    <w:p w14:paraId="00000026" w14:textId="77777777" w:rsidR="0002505C" w:rsidRDefault="00000000">
      <w:pPr>
        <w:spacing w:after="200" w:line="276" w:lineRule="auto"/>
        <w:jc w:val="both"/>
      </w:pPr>
      <w:r>
        <w:t xml:space="preserve">Respondent states that “Lord further suggested working with the Company as an independent contractor but her proposed rate would have resulted in her receiving substantially higher </w:t>
      </w:r>
      <w:r>
        <w:lastRenderedPageBreak/>
        <w:t>compensation.” This framing—that Ms. Lord was angling for a pay grab—omits the context entirely and inverts the truth.</w:t>
      </w:r>
    </w:p>
    <w:p w14:paraId="00000027" w14:textId="77777777" w:rsidR="0002505C" w:rsidRDefault="00000000">
      <w:pPr>
        <w:spacing w:after="200" w:line="276" w:lineRule="auto"/>
        <w:jc w:val="both"/>
      </w:pPr>
      <w:r>
        <w:t xml:space="preserve">In February 2025, when the first news reports of the SEC investigation surfaced, CEO Mumma asked Ms. Lord to “draw a line” between </w:t>
      </w:r>
      <w:proofErr w:type="spellStart"/>
      <w:r>
        <w:t>Blackstream</w:t>
      </w:r>
      <w:proofErr w:type="spellEnd"/>
      <w:r>
        <w:t xml:space="preserve"> and Contender. Ms. Lord, who was then a shared service whose salary was split—Contender paying half—pointed out that she herself was a link between the two companies. As a good-faith gesture to a company she trusted, she offered to remove herself as a full-time employee and convert to a 1099 independent-contractor arrangement, which would have meant converting her salary to an hourly rate, paying her own taxes, and forgoing all benefits. Mr. Mumma asked her to put the offer in writing, and she did.</w:t>
      </w:r>
    </w:p>
    <w:p w14:paraId="00000028" w14:textId="77777777" w:rsidR="0002505C" w:rsidRDefault="00000000">
      <w:pPr>
        <w:spacing w:after="200" w:line="276" w:lineRule="auto"/>
        <w:jc w:val="both"/>
      </w:pPr>
      <w:r>
        <w:t xml:space="preserve">The reason the hourly figure was approximately one-third higher is </w:t>
      </w:r>
      <w:r>
        <w:rPr>
          <w:i/>
          <w:iCs/>
        </w:rPr>
        <w:t>not</w:t>
      </w:r>
      <w:r>
        <w:t xml:space="preserve"> that Ms. Lord sought “substantially higher compensation.” It is that a 1099 contractor receives no benefits, pays both halves of payroll tax, and has no guaranteed hours—standard contractor economics that any employer understands. A roughly one-third uplift on an hourly rate to offset the loss of benefits, employer tax contributions, and income security is not a windfall; it is the market-standard adjustment, and on an annualized basis with no guaranteed hours Ms. Lord could well have earned less, not more. Respondent’s decision to quote the gross hourly differential while omitting the reason for it is precisely the kind of selective framing that pervades its Position Statement.</w:t>
      </w:r>
    </w:p>
    <w:p w14:paraId="00000029" w14:textId="77777777" w:rsidR="0002505C" w:rsidRDefault="00000000">
      <w:pPr>
        <w:spacing w:after="200" w:line="276" w:lineRule="auto"/>
        <w:jc w:val="both"/>
      </w:pPr>
      <w:r>
        <w:t xml:space="preserve">The Company’s account also obscures what happened next. At the subsequent meeting with Ford Elliott (CEO), Peter Reinert (CFO), and Cameron Aldridge (HR), Ms. Lord was </w:t>
      </w:r>
      <w:r>
        <w:rPr>
          <w:i/>
          <w:iCs/>
        </w:rPr>
        <w:t>not</w:t>
      </w:r>
      <w:r>
        <w:t xml:space="preserve"> “given the option” to transition to Contender, as Respondent claims. She was told she was being transferred—a decision Aldridge later confided had in fact been made by Mr. Mumma weeks earlier. It was at this meeting, when Ms. Lord raised her concern that being moved off </w:t>
      </w:r>
      <w:proofErr w:type="spellStart"/>
      <w:r>
        <w:t>Blackstream</w:t>
      </w:r>
      <w:proofErr w:type="spellEnd"/>
      <w:r>
        <w:t xml:space="preserve"> would harm her professional reputation, that CFO Reinert made the age-based remark at issue. And it was here that Ms. Lord proposed a title change—not additional money—simply to provide a professional explanation for her removal from </w:t>
      </w:r>
      <w:proofErr w:type="spellStart"/>
      <w:r>
        <w:t>Blackstream</w:t>
      </w:r>
      <w:proofErr w:type="spellEnd"/>
      <w:r>
        <w:t>. Respondent’s portrayal of an employee grasping for a raise and a grander title is a distortion of an employee trying to protect her reputation while being involuntarily moved.</w:t>
      </w:r>
    </w:p>
    <w:p w14:paraId="0000002A" w14:textId="77777777" w:rsidR="0002505C" w:rsidRDefault="00000000">
      <w:pPr>
        <w:spacing w:before="160" w:after="100" w:line="276" w:lineRule="auto"/>
      </w:pPr>
      <w:r>
        <w:rPr>
          <w:b/>
          <w:bCs/>
          <w:i/>
          <w:iCs/>
        </w:rPr>
        <w:t xml:space="preserve">D. The Offer-Letter Dispute Reflects Poorly on the Company, </w:t>
      </w:r>
      <w:proofErr w:type="gramStart"/>
      <w:r>
        <w:rPr>
          <w:b/>
          <w:bCs/>
          <w:i/>
          <w:iCs/>
        </w:rPr>
        <w:t>Not</w:t>
      </w:r>
      <w:proofErr w:type="gramEnd"/>
      <w:r>
        <w:rPr>
          <w:b/>
          <w:bCs/>
          <w:i/>
          <w:iCs/>
        </w:rPr>
        <w:t xml:space="preserve"> on Ms. Lord</w:t>
      </w:r>
    </w:p>
    <w:p w14:paraId="0000002B" w14:textId="63B695A6" w:rsidR="0002505C" w:rsidRDefault="00000000">
      <w:pPr>
        <w:spacing w:after="200" w:line="276" w:lineRule="auto"/>
        <w:jc w:val="both"/>
      </w:pPr>
      <w:r>
        <w:t xml:space="preserve">Respondent notes that Ms. Lord declined to sign the standard offer letter and handbook acknowledgment, implying bad faith. To the contrary: Ms. Lord objected to a non-compete provision </w:t>
      </w:r>
      <w:ins w:id="25" w:author="Elizabeth Lord" w:date="2026-07-01T15:07:00Z" w16du:dateUtc="2026-07-01T19:07:00Z">
        <w:r w:rsidR="00A83251" w:rsidRPr="00A83251">
          <w:rPr>
            <w:b/>
            <w:bCs/>
            <w:rPrChange w:id="26" w:author="Elizabeth Lord" w:date="2026-07-01T15:07:00Z" w16du:dateUtc="2026-07-01T19:07:00Z">
              <w:rPr/>
            </w:rPrChange>
          </w:rPr>
          <w:t>and waiver of rights to trial by jury</w:t>
        </w:r>
        <w:r w:rsidR="00A83251">
          <w:t xml:space="preserve"> </w:t>
        </w:r>
      </w:ins>
      <w:r>
        <w:t>that the Company then conceded was inappropriate and removed. Her refusal to sign, absent that correction, was legally reasonable.</w:t>
      </w:r>
    </w:p>
    <w:p w14:paraId="0000002C" w14:textId="77777777" w:rsidR="0002505C" w:rsidRDefault="00000000">
      <w:pPr>
        <w:spacing w:before="160" w:after="100" w:line="276" w:lineRule="auto"/>
      </w:pPr>
      <w:r>
        <w:rPr>
          <w:b/>
          <w:bCs/>
          <w:i/>
          <w:iCs/>
        </w:rPr>
        <w:t xml:space="preserve">E. The Transition Was a Constructive Demotion That Has Now Ripened </w:t>
      </w:r>
      <w:proofErr w:type="gramStart"/>
      <w:r>
        <w:rPr>
          <w:b/>
          <w:bCs/>
          <w:i/>
          <w:iCs/>
        </w:rPr>
        <w:t>Into</w:t>
      </w:r>
      <w:proofErr w:type="gramEnd"/>
      <w:r>
        <w:rPr>
          <w:b/>
          <w:bCs/>
          <w:i/>
          <w:iCs/>
        </w:rPr>
        <w:t xml:space="preserve"> Termination</w:t>
      </w:r>
    </w:p>
    <w:p w14:paraId="0000002D" w14:textId="77777777" w:rsidR="0002505C" w:rsidRDefault="00000000">
      <w:pPr>
        <w:spacing w:after="200" w:line="276" w:lineRule="auto"/>
        <w:jc w:val="both"/>
      </w:pPr>
      <w:r>
        <w:t xml:space="preserve">Respondent claims the May 2025 transition involved no change in compensation, duties, or conditions of employment. That is misleading. The transition was preceded by a systematic stripping of Ms. Lord’s authority: on March 13, 2025, HR reaffirmed her supervisory authority and budget control in writing (Exhibit B); six days later, on March 19, 2025, without notice and </w:t>
      </w:r>
      <w:r>
        <w:lastRenderedPageBreak/>
        <w:t>without HR present, CEO Mumma verbally revoked that authority entirely and transferred her social-media responsibilities to Ms. Cape and Ms. Wrenn. Reaffirmation followed immediately by revocation is not consistent with a legitimate, pre-planned restructuring.</w:t>
      </w:r>
    </w:p>
    <w:p w14:paraId="0000002E" w14:textId="77777777" w:rsidR="0002505C" w:rsidRDefault="00000000">
      <w:pPr>
        <w:spacing w:after="200" w:line="276" w:lineRule="auto"/>
        <w:jc w:val="both"/>
      </w:pPr>
      <w:r>
        <w:t xml:space="preserve">Respondent describes the new Contender role as “global brand strategy across several of Contender’s business lines.” </w:t>
      </w:r>
      <w:proofErr w:type="gramStart"/>
      <w:r>
        <w:t>In reality there</w:t>
      </w:r>
      <w:proofErr w:type="gramEnd"/>
      <w:r>
        <w:t xml:space="preserve"> was no “global strategy.” It was a title without substance: no assigned budget, no defined responsibilities, and no staff. Over the year that followed, Ms. Lord was given only a handful of assignments, received no feedback, and was granted no authority to advance any project. She was denied a request for equipment, denied the opportunity to attend meetings she asked to join, and denied a request to visit the new Charlotte office even when she would already be in the vicinity. A director title without staff, without budget, without decision-making authority, and subject to near-total non-response to her work product is not the same role. It is a constructive demotion.</w:t>
      </w:r>
    </w:p>
    <w:p w14:paraId="0000002F" w14:textId="5D269715" w:rsidR="0002505C" w:rsidRPr="00A83251" w:rsidRDefault="00000000">
      <w:pPr>
        <w:spacing w:after="200" w:line="276" w:lineRule="auto"/>
        <w:jc w:val="both"/>
        <w:rPr>
          <w:b/>
          <w:bCs/>
          <w:color w:val="EE0000"/>
          <w:rPrChange w:id="27" w:author="Elizabeth Lord" w:date="2026-07-01T15:08:00Z" w16du:dateUtc="2026-07-01T19:08:00Z">
            <w:rPr/>
          </w:rPrChange>
        </w:rPr>
      </w:pPr>
      <w:r>
        <w:t xml:space="preserve">Any remaining doubt was removed on May 15, 2026, when the Company terminated Ms. Lord and reallocated </w:t>
      </w:r>
      <w:proofErr w:type="gramStart"/>
      <w:r>
        <w:t>all of</w:t>
      </w:r>
      <w:proofErr w:type="gramEnd"/>
      <w:r>
        <w:t xml:space="preserve"> her marketing functions—including website management</w:t>
      </w:r>
      <w:r w:rsidR="00E262C8">
        <w:t xml:space="preserve"> to younger</w:t>
      </w:r>
      <w:del w:id="28" w:author="Elizabeth Lord" w:date="2026-07-01T15:08:00Z" w16du:dateUtc="2026-07-01T19:08:00Z">
        <w:r w:rsidR="00E262C8" w:rsidDel="00A83251">
          <w:delText xml:space="preserve"> </w:delText>
        </w:r>
        <w:r w:rsidR="00E262C8" w:rsidRPr="00E262C8" w:rsidDel="00A83251">
          <w:rPr>
            <w:b/>
            <w:bCs/>
            <w:color w:val="EE0000"/>
          </w:rPr>
          <w:delText>employees</w:delText>
        </w:r>
      </w:del>
      <w:ins w:id="29" w:author="Elizabeth Lord" w:date="2026-07-01T15:08:00Z" w16du:dateUtc="2026-07-01T19:08:00Z">
        <w:r w:rsidR="00A83251" w:rsidRPr="00A83251">
          <w:rPr>
            <w:b/>
            <w:bCs/>
            <w:color w:val="EE0000"/>
          </w:rPr>
          <w:t xml:space="preserve"> </w:t>
        </w:r>
        <w:r w:rsidR="00A83251">
          <w:rPr>
            <w:b/>
            <w:bCs/>
            <w:color w:val="EE0000"/>
          </w:rPr>
          <w:t>employees</w:t>
        </w:r>
      </w:ins>
      <w:r>
        <w:t>. Respondent’s assertion that Ms. Lord’s role “was not assumed by a younger employee” is now squarely refuted by the Company’s own conduct.</w:t>
      </w:r>
      <w:ins w:id="30" w:author="Elizabeth Lord" w:date="2026-07-01T15:09:00Z" w16du:dateUtc="2026-07-01T19:09:00Z">
        <w:r w:rsidR="00A83251">
          <w:t xml:space="preserve"> Dur</w:t>
        </w:r>
      </w:ins>
      <w:ins w:id="31" w:author="Elizabeth Lord" w:date="2026-07-01T15:10:00Z" w16du:dateUtc="2026-07-01T19:10:00Z">
        <w:r w:rsidR="00A83251">
          <w:t xml:space="preserve">ing the termination interview, Ms. Lord offered to assist with transitioning the corporate website and social media accounts to whomever they saw fit. Lord was told that Acumen IT, their </w:t>
        </w:r>
      </w:ins>
      <w:ins w:id="32" w:author="Elizabeth Lord" w:date="2026-07-01T15:11:00Z" w16du:dateUtc="2026-07-01T19:11:00Z">
        <w:r w:rsidR="00A83251">
          <w:t xml:space="preserve">new outsourced IT company would handle this. Acumen IT does not do this kind of </w:t>
        </w:r>
        <w:proofErr w:type="gramStart"/>
        <w:r w:rsidR="00A83251">
          <w:t>service</w:t>
        </w:r>
        <w:proofErr w:type="gramEnd"/>
        <w:r w:rsidR="00A83251">
          <w:t xml:space="preserve"> so this was a falsehood. </w:t>
        </w:r>
      </w:ins>
      <w:ins w:id="33" w:author="Elizabeth Lord" w:date="2026-07-01T15:26:00Z" w16du:dateUtc="2026-07-01T19:26:00Z">
        <w:r w:rsidR="00D525CE">
          <w:t xml:space="preserve">No Acumen IT fingerprint is anywhere on the WIX </w:t>
        </w:r>
      </w:ins>
      <w:ins w:id="34" w:author="Elizabeth Lord" w:date="2026-07-01T15:27:00Z" w16du:dateUtc="2026-07-01T19:27:00Z">
        <w:r w:rsidR="00D525CE">
          <w:t xml:space="preserve">site according to WIX media files and the site is hosted on WIX. </w:t>
        </w:r>
      </w:ins>
      <w:ins w:id="35" w:author="Elizabeth Lord" w:date="2026-07-01T15:11:00Z" w16du:dateUtc="2026-07-01T19:11:00Z">
        <w:r w:rsidR="00A83251">
          <w:t xml:space="preserve">Within 24 hours of the termination of about a dozen </w:t>
        </w:r>
      </w:ins>
      <w:ins w:id="36" w:author="Elizabeth Lord" w:date="2026-07-01T15:12:00Z" w16du:dateUtc="2026-07-01T19:12:00Z">
        <w:r w:rsidR="00A83251">
          <w:t xml:space="preserve">employees, the website was changed to reflect only Elliott, Howard, and Salgado on the Teams page. Within 48 hours, the page was redesigned to add back in photos and bios of the remaining staff. </w:t>
        </w:r>
      </w:ins>
      <w:ins w:id="37" w:author="Elizabeth Lord" w:date="2026-07-01T15:13:00Z" w16du:dateUtc="2026-07-01T19:13:00Z">
        <w:r w:rsidR="00A83251">
          <w:t>According to Stuart Owen, this</w:t>
        </w:r>
      </w:ins>
      <w:ins w:id="38" w:author="Elizabeth Lord" w:date="2026-07-01T15:12:00Z" w16du:dateUtc="2026-07-01T19:12:00Z">
        <w:r w:rsidR="00A83251">
          <w:t xml:space="preserve"> was most likely done in-</w:t>
        </w:r>
      </w:ins>
      <w:ins w:id="39" w:author="Elizabeth Lord" w:date="2026-07-01T15:13:00Z" w16du:dateUtc="2026-07-01T19:13:00Z">
        <w:r w:rsidR="00A83251">
          <w:t>house by Susan Roberts or Hayley Cape. Roberts has little to no experience in website management or design.</w:t>
        </w:r>
      </w:ins>
    </w:p>
    <w:p w14:paraId="00000030" w14:textId="77777777" w:rsidR="0002505C" w:rsidRDefault="00000000">
      <w:pPr>
        <w:spacing w:before="240" w:after="120" w:line="276" w:lineRule="auto"/>
      </w:pPr>
      <w:r>
        <w:rPr>
          <w:b/>
          <w:bCs/>
        </w:rPr>
        <w:t>III. Rebuttal to Respondent’s “No Adverse Employment Action” Defense</w:t>
      </w:r>
    </w:p>
    <w:p w14:paraId="00000031" w14:textId="26D7DE02" w:rsidR="0002505C" w:rsidRDefault="00000000">
      <w:pPr>
        <w:spacing w:after="200" w:line="276" w:lineRule="auto"/>
        <w:jc w:val="both"/>
      </w:pPr>
      <w:r>
        <w:t xml:space="preserve">Respondent’s entire “no adverse action” framework has collapsed. </w:t>
      </w:r>
      <w:ins w:id="40" w:author="Elizabeth Lord" w:date="2026-07-01T15:14:00Z" w16du:dateUtc="2026-07-01T19:14:00Z">
        <w:r w:rsidR="00A83251">
          <w:t>The constellation of conduct described by Ms. Lord’s Charge of Discrimination and Supporting Documentation is clear evidence of adverse action. It is a machine gun spray and the bullet that brought about the end was the unambiguous adverse action of termination on May 15,</w:t>
        </w:r>
      </w:ins>
      <w:ins w:id="41" w:author="Elizabeth Lord" w:date="2026-07-01T15:15:00Z" w16du:dateUtc="2026-07-01T19:15:00Z">
        <w:r w:rsidR="00A83251">
          <w:t xml:space="preserve"> 2026. </w:t>
        </w:r>
      </w:ins>
      <w:r>
        <w:t>As of May 15, 2026, there is an unambiguous adverse action—termination. The arguments below address the verbal warning and performance review on which Respondent relied, but they now operate against the backdrop of an actual discharge.</w:t>
      </w:r>
    </w:p>
    <w:p w14:paraId="00000032" w14:textId="77777777" w:rsidR="0002505C" w:rsidRDefault="00000000">
      <w:pPr>
        <w:spacing w:before="160" w:after="100" w:line="276" w:lineRule="auto"/>
      </w:pPr>
      <w:r>
        <w:rPr>
          <w:b/>
          <w:bCs/>
          <w:i/>
          <w:iCs/>
        </w:rPr>
        <w:t>A. The Verbal Warning Was Retaliatory in Timing, Rationale, and Application</w:t>
      </w:r>
    </w:p>
    <w:p w14:paraId="6DAFCFBA" w14:textId="77777777" w:rsidR="00A83251" w:rsidRDefault="00000000" w:rsidP="00A83251">
      <w:pPr>
        <w:spacing w:after="200" w:line="276" w:lineRule="auto"/>
        <w:jc w:val="both"/>
        <w:rPr>
          <w:ins w:id="42" w:author="Elizabeth Lord" w:date="2026-07-01T15:15:00Z" w16du:dateUtc="2026-07-01T19:15:00Z"/>
        </w:rPr>
      </w:pPr>
      <w:r>
        <w:t>Ms. Lord filed her internal discrimination complaint on November 14, 2025. The verbal warning issued approximately three weeks later. Temporal proximity of this kind is well within the range courts have found sufficient to establish a causal link</w:t>
      </w:r>
      <w:proofErr w:type="gramStart"/>
      <w:r>
        <w:t>.</w:t>
      </w:r>
      <w:ins w:id="43" w:author="Elizabeth Lord" w:date="2026-07-01T15:15:00Z" w16du:dateUtc="2026-07-01T19:15:00Z">
        <w:r w:rsidR="00A83251">
          <w:t xml:space="preserve"> </w:t>
        </w:r>
        <w:r w:rsidR="00A83251">
          <w:t>.</w:t>
        </w:r>
        <w:proofErr w:type="gramEnd"/>
        <w:r w:rsidR="00A83251">
          <w:rPr>
            <w:i/>
            <w:iCs/>
          </w:rPr>
          <w:t xml:space="preserve"> See </w:t>
        </w:r>
        <w:r w:rsidR="00A83251">
          <w:fldChar w:fldCharType="begin"/>
        </w:r>
        <w:r w:rsidR="00A83251">
          <w:instrText>HYPERLINK "https://supreme.justia.com/cases/federal/us/532/268/"</w:instrText>
        </w:r>
        <w:r w:rsidR="00A83251">
          <w:fldChar w:fldCharType="separate"/>
        </w:r>
        <w:r w:rsidR="00A83251">
          <w:rPr>
            <w:i/>
            <w:iCs/>
            <w:color w:val="0563C1"/>
            <w:u w:val="single"/>
          </w:rPr>
          <w:t xml:space="preserve">Clark County School District v. </w:t>
        </w:r>
        <w:r w:rsidR="00A83251">
          <w:rPr>
            <w:i/>
            <w:iCs/>
            <w:color w:val="0563C1"/>
            <w:u w:val="single"/>
          </w:rPr>
          <w:lastRenderedPageBreak/>
          <w:t>Breeden</w:t>
        </w:r>
        <w:r w:rsidR="00A83251">
          <w:fldChar w:fldCharType="end"/>
        </w:r>
        <w:r w:rsidR="00A83251">
          <w:fldChar w:fldCharType="begin"/>
        </w:r>
        <w:r w:rsidR="00A83251">
          <w:instrText>HYPERLINK "https://supreme.justia.com/cases/federal/us/532/268/"</w:instrText>
        </w:r>
        <w:r w:rsidR="00A83251">
          <w:fldChar w:fldCharType="separate"/>
        </w:r>
        <w:r w:rsidR="00A83251">
          <w:rPr>
            <w:color w:val="0563C1"/>
            <w:u w:val="single"/>
          </w:rPr>
          <w:t>, 532 U.S. 268, 273–74 (2001)</w:t>
        </w:r>
        <w:r w:rsidR="00A83251">
          <w:fldChar w:fldCharType="end"/>
        </w:r>
        <w:r w:rsidR="00A83251">
          <w:t xml:space="preserve"> (temporal proximity that is “very close” can by itself establish the causal connection for a retaliation claim; treating gaps of three and four months as too remote—here the roughly three-week interval is well within the range courts find sufficient).</w:t>
        </w:r>
      </w:ins>
    </w:p>
    <w:p w14:paraId="00000033" w14:textId="0CC115A0" w:rsidR="0002505C" w:rsidRDefault="0002505C">
      <w:pPr>
        <w:spacing w:after="200" w:line="276" w:lineRule="auto"/>
        <w:jc w:val="both"/>
      </w:pPr>
    </w:p>
    <w:p w14:paraId="00000034" w14:textId="77777777" w:rsidR="0002505C" w:rsidRDefault="00000000">
      <w:pPr>
        <w:spacing w:after="200" w:line="276" w:lineRule="auto"/>
        <w:jc w:val="both"/>
      </w:pPr>
      <w:r>
        <w:t>Respondent characterizes Ms. Lord’s statements about the Company’s finances as “entirely false.” That is refuted by subsequent events: on February 26, 2026, the Company failed to make payroll to any employee; on February 27, HR confirmed by company-wide memo that payroll would be made; and on March 3, the Company held an All Hands meeting whose first agenda item was a Legal Update addressing the very reputational and financial exposure Ms. Lord had flagged. Her statements were not false. They were prescient.</w:t>
      </w:r>
    </w:p>
    <w:p w14:paraId="00000035" w14:textId="0FE63A85" w:rsidR="0002505C" w:rsidRDefault="00000000">
      <w:pPr>
        <w:spacing w:after="200" w:line="276" w:lineRule="auto"/>
        <w:jc w:val="both"/>
      </w:pPr>
      <w:r>
        <w:t xml:space="preserve">The discipline was also selectively applied. During the December 8, </w:t>
      </w:r>
      <w:proofErr w:type="gramStart"/>
      <w:r>
        <w:t>2025</w:t>
      </w:r>
      <w:proofErr w:type="gramEnd"/>
      <w:r>
        <w:t xml:space="preserve"> counseling, Ms. Lord identified several employees who had discussed the Company’s financial condition—not only Stuart Owen, but also </w:t>
      </w:r>
      <w:r>
        <w:rPr>
          <w:b/>
          <w:bCs/>
        </w:rPr>
        <w:t>Chief Accounting Officer Maxine Turner</w:t>
      </w:r>
      <w:r>
        <w:t xml:space="preserve"> and others. Indeed, Ms. Lord had raised payroll concerns with Aldridge himself months earlier, during the meeting with Mr. Elliott and Mr. Reinert. None of the younger comparators were disciplined within three weeks of a discrimination complaint, as Ms. Lord was, on the strength of a single secondhand text message. And tellingly, Ms. Turner—who is in her sixties, and who was asking why vendors and contractors were not being paid—was herself terminated in 2026. The asymmetry in the speed, severity, and evidentiary threshold applied to Ms. Lord versus every other employee who voiced identical concerns is direct evidence of disparate treatment and retaliation</w:t>
      </w:r>
      <w:proofErr w:type="gramStart"/>
      <w:r>
        <w:t>.</w:t>
      </w:r>
      <w:ins w:id="44" w:author="Elizabeth Lord" w:date="2026-07-01T15:15:00Z" w16du:dateUtc="2026-07-01T19:15:00Z">
        <w:r w:rsidR="00A83251">
          <w:t xml:space="preserve"> </w:t>
        </w:r>
        <w:r w:rsidR="00A83251">
          <w:t>.</w:t>
        </w:r>
        <w:proofErr w:type="gramEnd"/>
        <w:r w:rsidR="00A83251">
          <w:rPr>
            <w:i/>
            <w:iCs/>
          </w:rPr>
          <w:t xml:space="preserve"> Cf. </w:t>
        </w:r>
        <w:r w:rsidR="00A83251">
          <w:fldChar w:fldCharType="begin"/>
        </w:r>
        <w:r w:rsidR="00A83251">
          <w:instrText>HYPERLINK "https://supreme.justia.com/cases/federal/us/530/133/"</w:instrText>
        </w:r>
        <w:r w:rsidR="00A83251">
          <w:fldChar w:fldCharType="separate"/>
        </w:r>
        <w:r w:rsidR="00A83251">
          <w:rPr>
            <w:i/>
            <w:iCs/>
            <w:color w:val="0563C1"/>
            <w:u w:val="single"/>
          </w:rPr>
          <w:t>Reeves v. Sanderson Plumbing Products, Inc.</w:t>
        </w:r>
        <w:r w:rsidR="00A83251">
          <w:fldChar w:fldCharType="end"/>
        </w:r>
        <w:r w:rsidR="00A83251">
          <w:fldChar w:fldCharType="begin"/>
        </w:r>
        <w:r w:rsidR="00A83251">
          <w:instrText>HYPERLINK "https://supreme.justia.com/cases/federal/us/530/133/"</w:instrText>
        </w:r>
        <w:r w:rsidR="00A83251">
          <w:fldChar w:fldCharType="separate"/>
        </w:r>
        <w:r w:rsidR="00A83251">
          <w:rPr>
            <w:color w:val="0563C1"/>
            <w:u w:val="single"/>
          </w:rPr>
          <w:t>, 530 U.S. 133, 147 (2000)</w:t>
        </w:r>
        <w:r w:rsidR="00A83251">
          <w:fldChar w:fldCharType="end"/>
        </w:r>
        <w:r w:rsidR="00A83251">
          <w:t xml:space="preserve"> (a </w:t>
        </w:r>
        <w:proofErr w:type="gramStart"/>
        <w:r w:rsidR="00A83251">
          <w:t>fact-finder</w:t>
        </w:r>
        <w:proofErr w:type="gramEnd"/>
        <w:r w:rsidR="00A83251">
          <w:t xml:space="preserve"> may infer the ultimate fact of discrimination from the falsity of the employer’s proffered explanation; an “excellent” review thus eliminates poor performance as a legitimate, non-discriminatory justification for the adverse actions).</w:t>
        </w:r>
      </w:ins>
    </w:p>
    <w:p w14:paraId="00000036" w14:textId="77777777" w:rsidR="0002505C" w:rsidRDefault="00000000">
      <w:pPr>
        <w:spacing w:before="160" w:after="100" w:line="276" w:lineRule="auto"/>
      </w:pPr>
      <w:r>
        <w:rPr>
          <w:b/>
          <w:bCs/>
          <w:i/>
          <w:iCs/>
        </w:rPr>
        <w:t>B. The “Excellent Performance Review” Argument Backfires</w:t>
      </w:r>
    </w:p>
    <w:p w14:paraId="00000037" w14:textId="77777777" w:rsidR="0002505C" w:rsidRDefault="00000000">
      <w:pPr>
        <w:spacing w:after="200" w:line="276" w:lineRule="auto"/>
        <w:jc w:val="both"/>
      </w:pPr>
      <w:r>
        <w:t>Respondent emphasizes that Ms. Lord received an “excellent” rating and a 5% raise in December 2025. This undermines rather than supports the defense. If Ms. Lord’s performance was genuinely excellent in every category, then the removal of her authority, exclusion from strategic meetings, denial of office space and equipment, withholding of budget, and near-total non-response to her work product cannot be explained by legitimate performance concerns. A positive review eliminates poor performance as a non-discriminatory justification for the adverse actions; it does not negate those actions. Nor does a positive review insulate an employer from a retaliation claim, which turns on whether adverse actions followed protected activity—here culminating in termination.</w:t>
      </w:r>
    </w:p>
    <w:p w14:paraId="00000038" w14:textId="77777777" w:rsidR="0002505C" w:rsidRDefault="00000000">
      <w:pPr>
        <w:spacing w:before="160" w:after="100" w:line="276" w:lineRule="auto"/>
      </w:pPr>
      <w:r>
        <w:rPr>
          <w:b/>
          <w:bCs/>
          <w:i/>
          <w:iCs/>
        </w:rPr>
        <w:t>C. The Broader Pattern of Adverse Actions Respondent Fails to Address</w:t>
      </w:r>
    </w:p>
    <w:p w14:paraId="00000039" w14:textId="77777777" w:rsidR="0002505C" w:rsidRDefault="00000000">
      <w:pPr>
        <w:spacing w:after="200" w:line="276" w:lineRule="auto"/>
        <w:jc w:val="both"/>
      </w:pPr>
      <w:r>
        <w:t>Respondent focuses narrowly on the transition and the verbal warning while ignoring a documented pattern the Commission should weigh in its totality:</w:t>
      </w:r>
    </w:p>
    <w:p w14:paraId="0000003A" w14:textId="77777777" w:rsidR="0002505C" w:rsidRDefault="00000000">
      <w:pPr>
        <w:numPr>
          <w:ilvl w:val="0"/>
          <w:numId w:val="1"/>
        </w:numPr>
        <w:pBdr>
          <w:top w:val="nil"/>
          <w:left w:val="nil"/>
          <w:bottom w:val="nil"/>
          <w:right w:val="nil"/>
          <w:between w:val="nil"/>
        </w:pBdr>
        <w:spacing w:after="120" w:line="276" w:lineRule="auto"/>
        <w:jc w:val="both"/>
      </w:pPr>
      <w:r>
        <w:rPr>
          <w:color w:val="000000"/>
        </w:rPr>
        <w:lastRenderedPageBreak/>
        <w:t>Revocation of supervisory authority on March 19, 2025—six days after HR reaffirmed it in writing—following Ms. Lord’s report of Ms. Cape’s insubordination and firearm possession.</w:t>
      </w:r>
    </w:p>
    <w:p w14:paraId="0000003B"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 xml:space="preserve">No response to Ms. Lord’s April 15, </w:t>
      </w:r>
      <w:proofErr w:type="gramStart"/>
      <w:r>
        <w:rPr>
          <w:color w:val="000000"/>
        </w:rPr>
        <w:t>2025</w:t>
      </w:r>
      <w:proofErr w:type="gramEnd"/>
      <w:r>
        <w:rPr>
          <w:color w:val="000000"/>
        </w:rPr>
        <w:t xml:space="preserve"> email to HR Director Aldridge reiterating her concerns and requesting the reason for the forced transition to Contender (Exhibit D).</w:t>
      </w:r>
    </w:p>
    <w:p w14:paraId="0000003C"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 xml:space="preserve">Reassignment of Ms. Lord’s office space at </w:t>
      </w:r>
      <w:proofErr w:type="spellStart"/>
      <w:r>
        <w:rPr>
          <w:color w:val="000000"/>
        </w:rPr>
        <w:t>Blackstream</w:t>
      </w:r>
      <w:proofErr w:type="spellEnd"/>
      <w:r>
        <w:rPr>
          <w:color w:val="000000"/>
        </w:rPr>
        <w:t xml:space="preserve"> without notice or explanation (Exhibit E).</w:t>
      </w:r>
    </w:p>
    <w:p w14:paraId="0000003D" w14:textId="0A0F869D" w:rsidR="0002505C" w:rsidRDefault="00000000">
      <w:pPr>
        <w:numPr>
          <w:ilvl w:val="0"/>
          <w:numId w:val="1"/>
        </w:numPr>
        <w:pBdr>
          <w:top w:val="nil"/>
          <w:left w:val="nil"/>
          <w:bottom w:val="nil"/>
          <w:right w:val="nil"/>
          <w:between w:val="nil"/>
        </w:pBdr>
        <w:spacing w:after="120" w:line="276" w:lineRule="auto"/>
        <w:jc w:val="both"/>
      </w:pPr>
      <w:r>
        <w:rPr>
          <w:color w:val="000000"/>
        </w:rPr>
        <w:t xml:space="preserve">Denial of office space at the 5 Century Drive location in May 2025, forcing Ms. Lord to </w:t>
      </w:r>
      <w:ins w:id="45" w:author="Elizabeth Lord" w:date="2026-07-01T15:16:00Z" w16du:dateUtc="2026-07-01T19:16:00Z">
        <w:r w:rsidR="00A83251">
          <w:rPr>
            <w:color w:val="000000"/>
          </w:rPr>
          <w:t>re</w:t>
        </w:r>
      </w:ins>
      <w:r>
        <w:rPr>
          <w:color w:val="000000"/>
        </w:rPr>
        <w:t>locate her own workspace in a cubicle elsewhere</w:t>
      </w:r>
      <w:ins w:id="46" w:author="Elizabeth Lord" w:date="2026-07-01T15:16:00Z" w16du:dateUtc="2026-07-01T19:16:00Z">
        <w:r w:rsidR="008001AA">
          <w:rPr>
            <w:color w:val="000000"/>
          </w:rPr>
          <w:t xml:space="preserve"> at 200 Smith Hines in contrast to the private office she had worked within prior to that time.</w:t>
        </w:r>
      </w:ins>
      <w:del w:id="47" w:author="Elizabeth Lord" w:date="2026-07-01T15:16:00Z" w16du:dateUtc="2026-07-01T19:16:00Z">
        <w:r w:rsidDel="008001AA">
          <w:rPr>
            <w:color w:val="000000"/>
          </w:rPr>
          <w:delText>.</w:delText>
        </w:r>
      </w:del>
    </w:p>
    <w:p w14:paraId="0000003E" w14:textId="03B553BA" w:rsidR="0002505C" w:rsidRDefault="00000000">
      <w:pPr>
        <w:numPr>
          <w:ilvl w:val="0"/>
          <w:numId w:val="1"/>
        </w:numPr>
        <w:pBdr>
          <w:top w:val="nil"/>
          <w:left w:val="nil"/>
          <w:bottom w:val="nil"/>
          <w:right w:val="nil"/>
          <w:between w:val="nil"/>
        </w:pBdr>
        <w:spacing w:after="120" w:line="276" w:lineRule="auto"/>
        <w:jc w:val="both"/>
      </w:pPr>
      <w:r>
        <w:rPr>
          <w:color w:val="000000"/>
        </w:rPr>
        <w:t>Denial of a request for equipment needed to perform her role.</w:t>
      </w:r>
      <w:ins w:id="48" w:author="Elizabeth Lord" w:date="2026-07-01T15:16:00Z" w16du:dateUtc="2026-07-01T19:16:00Z">
        <w:r w:rsidR="008001AA">
          <w:rPr>
            <w:color w:val="000000"/>
          </w:rPr>
          <w:t xml:space="preserve"> Ms. Lord req</w:t>
        </w:r>
      </w:ins>
      <w:ins w:id="49" w:author="Elizabeth Lord" w:date="2026-07-01T15:17:00Z" w16du:dateUtc="2026-07-01T19:17:00Z">
        <w:r w:rsidR="008001AA">
          <w:rPr>
            <w:color w:val="000000"/>
          </w:rPr>
          <w:t xml:space="preserve">uested a video camera costing </w:t>
        </w:r>
        <w:proofErr w:type="gramStart"/>
        <w:r w:rsidR="008001AA">
          <w:rPr>
            <w:color w:val="000000"/>
          </w:rPr>
          <w:t>approx..</w:t>
        </w:r>
        <w:proofErr w:type="gramEnd"/>
        <w:r w:rsidR="008001AA">
          <w:rPr>
            <w:color w:val="000000"/>
          </w:rPr>
          <w:t xml:space="preserve"> $550 from Peter Reinert so that she could capture needed footage of project signs and entrances. She had requested photos previously a</w:t>
        </w:r>
      </w:ins>
      <w:ins w:id="50" w:author="Elizabeth Lord" w:date="2026-07-01T15:18:00Z" w16du:dateUtc="2026-07-01T19:18:00Z">
        <w:r w:rsidR="008001AA">
          <w:rPr>
            <w:color w:val="000000"/>
          </w:rPr>
          <w:t xml:space="preserve">nd was told many projects did not have any photos uploaded to Contender’s chosen platform. Her request was first sent to Thomas Phillips who told her he did not have authority to approve this purchase. </w:t>
        </w:r>
      </w:ins>
      <w:ins w:id="51" w:author="Elizabeth Lord" w:date="2026-07-01T15:19:00Z" w16du:dateUtc="2026-07-01T19:19:00Z">
        <w:r w:rsidR="008001AA">
          <w:rPr>
            <w:color w:val="000000"/>
          </w:rPr>
          <w:t>It was sent on to Peter Reinert who told by email that she could not purchase it.</w:t>
        </w:r>
      </w:ins>
    </w:p>
    <w:p w14:paraId="0000003F" w14:textId="685E3B01" w:rsidR="0002505C" w:rsidRDefault="00000000">
      <w:pPr>
        <w:numPr>
          <w:ilvl w:val="0"/>
          <w:numId w:val="1"/>
        </w:numPr>
        <w:pBdr>
          <w:top w:val="nil"/>
          <w:left w:val="nil"/>
          <w:bottom w:val="nil"/>
          <w:right w:val="nil"/>
          <w:between w:val="nil"/>
        </w:pBdr>
        <w:spacing w:after="120" w:line="276" w:lineRule="auto"/>
        <w:jc w:val="both"/>
      </w:pPr>
      <w:r>
        <w:rPr>
          <w:color w:val="000000"/>
        </w:rPr>
        <w:t>Denial of requested attendance at meetings, and denial of a request to visit the new Charlotte office.</w:t>
      </w:r>
      <w:ins w:id="52" w:author="Elizabeth Lord" w:date="2026-07-01T15:19:00Z" w16du:dateUtc="2026-07-01T19:19:00Z">
        <w:r w:rsidR="008001AA">
          <w:rPr>
            <w:color w:val="000000"/>
          </w:rPr>
          <w:t xml:space="preserve"> Ms. Lord had requested inclusion in </w:t>
        </w:r>
      </w:ins>
      <w:ins w:id="53" w:author="Elizabeth Lord" w:date="2026-07-01T15:25:00Z" w16du:dateUtc="2026-07-01T19:25:00Z">
        <w:r w:rsidR="008001AA">
          <w:rPr>
            <w:color w:val="000000"/>
          </w:rPr>
          <w:t xml:space="preserve">her supervisor, Thomas </w:t>
        </w:r>
      </w:ins>
      <w:ins w:id="54" w:author="Elizabeth Lord" w:date="2026-07-01T15:19:00Z" w16du:dateUtc="2026-07-01T19:19:00Z">
        <w:r w:rsidR="008001AA">
          <w:rPr>
            <w:color w:val="000000"/>
          </w:rPr>
          <w:t xml:space="preserve">Phillips weekly “growth meetings” which Lord felt would help her understand how to </w:t>
        </w:r>
      </w:ins>
      <w:ins w:id="55" w:author="Elizabeth Lord" w:date="2026-07-01T15:20:00Z" w16du:dateUtc="2026-07-01T19:20:00Z">
        <w:r w:rsidR="008001AA">
          <w:rPr>
            <w:color w:val="000000"/>
          </w:rPr>
          <w:t>plan for upcoming marketing needs. She was told it wasn’t appropriate. She also requested to join Allison Tucker’s weekly meetings to become more familiar with projects and this too was denied. She finally met with Craig Yount in In</w:t>
        </w:r>
      </w:ins>
      <w:ins w:id="56" w:author="Elizabeth Lord" w:date="2026-07-01T15:21:00Z" w16du:dateUtc="2026-07-01T19:21:00Z">
        <w:r w:rsidR="008001AA">
          <w:rPr>
            <w:color w:val="000000"/>
          </w:rPr>
          <w:t>frastructure to access critical details to update the corporate website.</w:t>
        </w:r>
      </w:ins>
    </w:p>
    <w:p w14:paraId="00000040"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Cancellation of four or more scheduled CEO meetings between June and August 2025.</w:t>
      </w:r>
    </w:p>
    <w:p w14:paraId="00000041"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Withholding of budget authority despite repeated requests.</w:t>
      </w:r>
    </w:p>
    <w:p w14:paraId="00000042"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Removal of the Holiday Gala and team-building events from Marketing to HR in August 2025.</w:t>
      </w:r>
    </w:p>
    <w:p w14:paraId="00000043"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 xml:space="preserve">Lockout from her </w:t>
      </w:r>
      <w:proofErr w:type="spellStart"/>
      <w:r>
        <w:rPr>
          <w:color w:val="000000"/>
        </w:rPr>
        <w:t>Blackstream</w:t>
      </w:r>
      <w:proofErr w:type="spellEnd"/>
      <w:r>
        <w:rPr>
          <w:color w:val="000000"/>
        </w:rPr>
        <w:t xml:space="preserve"> email account on September 2, 2025, after IT was allegedly instructed not to reset her password (Exhibit G)—raising serious evidence-spoliation concerns.</w:t>
      </w:r>
    </w:p>
    <w:p w14:paraId="00000044"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A documented 90.3% non-response rate to her work submissions between May and November 2025 (Exhibit K).</w:t>
      </w:r>
    </w:p>
    <w:p w14:paraId="00000045" w14:textId="77777777" w:rsidR="0002505C" w:rsidRDefault="00000000">
      <w:pPr>
        <w:numPr>
          <w:ilvl w:val="0"/>
          <w:numId w:val="1"/>
        </w:numPr>
        <w:pBdr>
          <w:top w:val="nil"/>
          <w:left w:val="nil"/>
          <w:bottom w:val="nil"/>
          <w:right w:val="nil"/>
          <w:between w:val="nil"/>
        </w:pBdr>
        <w:spacing w:after="120" w:line="276" w:lineRule="auto"/>
        <w:jc w:val="both"/>
      </w:pPr>
      <w:r>
        <w:rPr>
          <w:color w:val="000000"/>
        </w:rPr>
        <w:t>Termination of Ms. Lord’s employment effective May 15, 2026, during the pendency of her EEOC charges, with her duties reassigned to a substantially younger employee.</w:t>
      </w:r>
    </w:p>
    <w:p w14:paraId="00000046" w14:textId="277435B6" w:rsidR="0002505C" w:rsidRDefault="00000000">
      <w:pPr>
        <w:spacing w:after="200" w:line="276" w:lineRule="auto"/>
        <w:jc w:val="both"/>
      </w:pPr>
      <w:r>
        <w:t xml:space="preserve">Each action, standing alone, might be characterized as a minor frustration. Taken together, over a sustained period and directed consistently at the Company’s oldest employee—and ending in </w:t>
      </w:r>
      <w:r>
        <w:lastRenderedPageBreak/>
        <w:t>termination—they constitute a pattern of systematic marginalization that is actionable under the ADEA.</w:t>
      </w:r>
      <w:ins w:id="57" w:author="Elizabeth Lord" w:date="2026-07-01T15:21:00Z" w16du:dateUtc="2026-07-01T19:21:00Z">
        <w:r w:rsidR="008001AA">
          <w:t xml:space="preserve"> </w:t>
        </w:r>
        <w:r w:rsidR="008001AA">
          <w:rPr>
            <w:i/>
            <w:iCs/>
          </w:rPr>
          <w:t xml:space="preserve">See </w:t>
        </w:r>
        <w:r w:rsidR="008001AA">
          <w:fldChar w:fldCharType="begin"/>
        </w:r>
        <w:r w:rsidR="008001AA">
          <w:instrText>HYPERLINK "https://supreme.justia.com/cases/federal/us/510/17/"</w:instrText>
        </w:r>
        <w:r w:rsidR="008001AA">
          <w:fldChar w:fldCharType="separate"/>
        </w:r>
        <w:r w:rsidR="008001AA">
          <w:rPr>
            <w:i/>
            <w:iCs/>
            <w:color w:val="0563C1"/>
            <w:u w:val="single"/>
          </w:rPr>
          <w:t>Harris v. Forklift Systems, Inc.</w:t>
        </w:r>
        <w:r w:rsidR="008001AA">
          <w:fldChar w:fldCharType="end"/>
        </w:r>
        <w:r w:rsidR="008001AA">
          <w:fldChar w:fldCharType="begin"/>
        </w:r>
        <w:r w:rsidR="008001AA">
          <w:instrText>HYPERLINK "https://supreme.justia.com/cases/federal/us/510/17/"</w:instrText>
        </w:r>
        <w:r w:rsidR="008001AA">
          <w:fldChar w:fldCharType="separate"/>
        </w:r>
        <w:r w:rsidR="008001AA">
          <w:rPr>
            <w:color w:val="0563C1"/>
            <w:u w:val="single"/>
          </w:rPr>
          <w:t>, 510 U.S. 17, 23 (1993)</w:t>
        </w:r>
        <w:r w:rsidR="008001AA">
          <w:fldChar w:fldCharType="end"/>
        </w:r>
        <w:r w:rsidR="008001AA">
          <w:t xml:space="preserve"> (whether an environment is abusive is judged by “looking at all the circumstances,” not by examining incidents in isolation); </w:t>
        </w:r>
        <w:r w:rsidR="008001AA">
          <w:fldChar w:fldCharType="begin"/>
        </w:r>
        <w:r w:rsidR="008001AA">
          <w:instrText>HYPERLINK "https://law.justia.com/cases/federal/appellate-courts/F3/162/795/568130/"</w:instrText>
        </w:r>
        <w:r w:rsidR="008001AA">
          <w:fldChar w:fldCharType="separate"/>
        </w:r>
        <w:r w:rsidR="008001AA">
          <w:rPr>
            <w:i/>
            <w:iCs/>
            <w:color w:val="0563C1"/>
            <w:u w:val="single"/>
          </w:rPr>
          <w:t>Causey v. Balog</w:t>
        </w:r>
        <w:r w:rsidR="008001AA">
          <w:fldChar w:fldCharType="end"/>
        </w:r>
        <w:r w:rsidR="008001AA">
          <w:fldChar w:fldCharType="begin"/>
        </w:r>
        <w:r w:rsidR="008001AA">
          <w:instrText>HYPERLINK "https://law.justia.com/cases/federal/appellate-courts/F3/162/795/568130/"</w:instrText>
        </w:r>
        <w:r w:rsidR="008001AA">
          <w:fldChar w:fldCharType="separate"/>
        </w:r>
        <w:r w:rsidR="008001AA">
          <w:rPr>
            <w:color w:val="0563C1"/>
            <w:u w:val="single"/>
          </w:rPr>
          <w:t>, 162 F.3d 795, 801 (4th Cir. 1998)</w:t>
        </w:r>
        <w:r w:rsidR="008001AA">
          <w:fldChar w:fldCharType="end"/>
        </w:r>
        <w:r w:rsidR="008001AA">
          <w:t xml:space="preserve"> (assuming, without deciding, that a hostile work environment claim is cognizable under the ADEA and setting out its elements).</w:t>
        </w:r>
      </w:ins>
    </w:p>
    <w:p w14:paraId="00000047" w14:textId="77777777" w:rsidR="0002505C" w:rsidRDefault="00000000">
      <w:pPr>
        <w:spacing w:before="240" w:after="120" w:line="276" w:lineRule="auto"/>
      </w:pPr>
      <w:r>
        <w:rPr>
          <w:b/>
          <w:bCs/>
        </w:rPr>
        <w:t>IV. Rebuttal to Respondent’s Defense of the Reinert Remark and Other Age-Based Comments</w:t>
      </w:r>
    </w:p>
    <w:p w14:paraId="00000048" w14:textId="77777777" w:rsidR="0002505C" w:rsidRDefault="00000000">
      <w:pPr>
        <w:spacing w:before="160" w:after="100" w:line="276" w:lineRule="auto"/>
      </w:pPr>
      <w:r>
        <w:rPr>
          <w:b/>
          <w:bCs/>
          <w:i/>
          <w:iCs/>
        </w:rPr>
        <w:t>A. “No Recollection” Is Not a Denial</w:t>
      </w:r>
    </w:p>
    <w:p w14:paraId="2D72BD9A" w14:textId="6E564C69" w:rsidR="00C44BBD" w:rsidRPr="00011B47" w:rsidRDefault="00000000" w:rsidP="00C44BBD">
      <w:pPr>
        <w:rPr>
          <w:ins w:id="58" w:author="Elizabeth Lord" w:date="2026-07-01T15:53:00Z" w16du:dateUtc="2026-07-01T19:53:00Z"/>
        </w:rPr>
      </w:pPr>
      <w:r>
        <w:t xml:space="preserve">Respondent states that CFO Peter Reinert “denies making any comments” about Ms. Lord’s age and that HR Director Aldridge, present at the April 25, </w:t>
      </w:r>
      <w:proofErr w:type="gramStart"/>
      <w:r>
        <w:t>2025</w:t>
      </w:r>
      <w:proofErr w:type="gramEnd"/>
      <w:r>
        <w:t xml:space="preserve"> meeting, has “no recollection” of such a comment. These are materially different statements. A denial is an affirmative assertion that the event did not occur; the absence of recollection is not a denial. By contrast, Ms. Lord’s account is specific: she identifies the exact words (“At your age, why do you care about your reputation?”), the meeting, the date, and every attendee by name. The specificity of her contemporaneous account should be weighed against the non-confirmatory non-recollection of those accused.</w:t>
      </w:r>
      <w:ins w:id="59" w:author="Elizabeth Lord" w:date="2026-07-01T15:51:00Z" w16du:dateUtc="2026-07-01T19:51:00Z">
        <w:r w:rsidR="00C44BBD">
          <w:t xml:space="preserve"> </w:t>
        </w:r>
      </w:ins>
      <w:ins w:id="60" w:author="Elizabeth Lord" w:date="2026-07-01T15:55:00Z" w16du:dateUtc="2026-07-01T19:55:00Z">
        <w:r w:rsidR="00C44BBD">
          <w:t xml:space="preserve">Ms. Lord followed up her meeting on April 25, </w:t>
        </w:r>
        <w:proofErr w:type="gramStart"/>
        <w:r w:rsidR="00C44BBD">
          <w:t>2025</w:t>
        </w:r>
        <w:proofErr w:type="gramEnd"/>
        <w:r w:rsidR="00C44BBD">
          <w:t xml:space="preserve"> with an email to HR Director, Cameron Aldridge stating in the first paragraph, “</w:t>
        </w:r>
        <w:r w:rsidR="00C44BBD" w:rsidRPr="00011B47">
          <w:t>Thank you for your summary of our recent meeting. I am writing to further clarify and formally document several important points regarding my role, reporting structure, and workplace experience, as these are critical to understanding my concerns and protecting my professional reputation.</w:t>
        </w:r>
        <w:r w:rsidR="00C44BBD">
          <w:t>” This reflects her serious concern over reputation that was not addressed properly at the meeting earlier that day.</w:t>
        </w:r>
      </w:ins>
    </w:p>
    <w:p w14:paraId="00000049" w14:textId="25E07F69" w:rsidR="0002505C" w:rsidRDefault="0002505C">
      <w:pPr>
        <w:spacing w:after="200" w:line="276" w:lineRule="auto"/>
        <w:jc w:val="both"/>
      </w:pPr>
    </w:p>
    <w:p w14:paraId="0000004A" w14:textId="77777777" w:rsidR="0002505C" w:rsidRDefault="00000000">
      <w:pPr>
        <w:spacing w:before="160" w:after="100" w:line="276" w:lineRule="auto"/>
      </w:pPr>
      <w:r>
        <w:rPr>
          <w:b/>
          <w:bCs/>
          <w:i/>
          <w:iCs/>
        </w:rPr>
        <w:t>B. This Was Not a “Stray Remark”</w:t>
      </w:r>
    </w:p>
    <w:p w14:paraId="0000004B" w14:textId="1C1939CA" w:rsidR="0002505C" w:rsidRDefault="00000000">
      <w:pPr>
        <w:spacing w:after="200" w:line="276" w:lineRule="auto"/>
        <w:jc w:val="both"/>
      </w:pPr>
      <w:r>
        <w:t>A stray remark, for ADEA purposes, is one made by a non-decisionmaker or one temporally remote from the adverse action. Neither applies. Mr. Reinert is the CFO and a member of the Executive Committee—a decision-maker. The remark was made in a meeting attended by the CEO and HR Director, in direct response to Ms. Lord’s expression of concern about reputational harm, on the very day she was informed she would be moved to Contender. A remark by a senior executive, in a decision-making meeting, on the day adverse action was taken, is direct evidence of discriminatory animus.</w:t>
      </w:r>
      <w:ins w:id="61" w:author="Elizabeth Lord" w:date="2026-07-01T15:22:00Z" w16du:dateUtc="2026-07-01T19:22:00Z">
        <w:r w:rsidR="008001AA">
          <w:t xml:space="preserve"> </w:t>
        </w:r>
        <w:r w:rsidR="008001AA">
          <w:rPr>
            <w:i/>
            <w:iCs/>
          </w:rPr>
          <w:t xml:space="preserve">See </w:t>
        </w:r>
        <w:r w:rsidR="008001AA">
          <w:fldChar w:fldCharType="begin"/>
        </w:r>
        <w:r w:rsidR="008001AA">
          <w:instrText>HYPERLINK "https://www.courtlistener.com/opinion/1458/merritt-v-old-dominion-freight-line-inc/"</w:instrText>
        </w:r>
        <w:r w:rsidR="008001AA">
          <w:fldChar w:fldCharType="separate"/>
        </w:r>
        <w:r w:rsidR="008001AA">
          <w:rPr>
            <w:i/>
            <w:iCs/>
            <w:color w:val="0563C1"/>
            <w:u w:val="single"/>
          </w:rPr>
          <w:t>Merritt v. Old Dominion Freight Line, Inc.</w:t>
        </w:r>
        <w:r w:rsidR="008001AA">
          <w:fldChar w:fldCharType="end"/>
        </w:r>
        <w:r w:rsidR="008001AA">
          <w:fldChar w:fldCharType="begin"/>
        </w:r>
        <w:r w:rsidR="008001AA">
          <w:instrText>HYPERLINK "https://www.courtlistener.com/opinion/1458/merritt-v-old-dominion-freight-line-inc/"</w:instrText>
        </w:r>
        <w:r w:rsidR="008001AA">
          <w:fldChar w:fldCharType="separate"/>
        </w:r>
        <w:r w:rsidR="008001AA">
          <w:rPr>
            <w:color w:val="0563C1"/>
            <w:u w:val="single"/>
          </w:rPr>
          <w:t>, 601 F.3d 289, 300 (4th Cir. 2010)</w:t>
        </w:r>
        <w:r w:rsidR="008001AA">
          <w:fldChar w:fldCharType="end"/>
        </w:r>
        <w:r w:rsidR="008001AA">
          <w:t xml:space="preserve"> (the “stray remarks” doctrine reduces the weight of comments only “in the absence of a clear nexus with the employment decision in question”); </w:t>
        </w:r>
        <w:r w:rsidR="008001AA">
          <w:fldChar w:fldCharType="begin"/>
        </w:r>
        <w:r w:rsidR="008001AA">
          <w:instrText>HYPERLINK "https://www.courtlistener.com/c/F.3d/30/507/"</w:instrText>
        </w:r>
        <w:r w:rsidR="008001AA">
          <w:fldChar w:fldCharType="separate"/>
        </w:r>
        <w:r w:rsidR="008001AA">
          <w:rPr>
            <w:i/>
            <w:iCs/>
            <w:color w:val="0563C1"/>
            <w:u w:val="single"/>
          </w:rPr>
          <w:t>Birkbeck v. Marvel Lighting Corp.</w:t>
        </w:r>
        <w:r w:rsidR="008001AA">
          <w:fldChar w:fldCharType="end"/>
        </w:r>
        <w:r w:rsidR="008001AA">
          <w:fldChar w:fldCharType="begin"/>
        </w:r>
        <w:r w:rsidR="008001AA">
          <w:instrText>HYPERLINK "https://www.courtlistener.com/c/F.3d/30/507/"</w:instrText>
        </w:r>
        <w:r w:rsidR="008001AA">
          <w:fldChar w:fldCharType="separate"/>
        </w:r>
        <w:r w:rsidR="008001AA">
          <w:rPr>
            <w:color w:val="0563C1"/>
            <w:u w:val="single"/>
          </w:rPr>
          <w:t>, 30 F.3d 507, 511–12 (4th Cir. 1994)</w:t>
        </w:r>
        <w:r w:rsidR="008001AA">
          <w:fldChar w:fldCharType="end"/>
        </w:r>
        <w:r w:rsidR="008001AA">
          <w:t xml:space="preserve"> (remarks are “stray” when made by a non-decisionmaker or unconnected to the challenged decision—neither of which describes a CFO’s age-based comment made in the meeting effecting the transfer).</w:t>
        </w:r>
      </w:ins>
    </w:p>
    <w:p w14:paraId="0000004C" w14:textId="77777777" w:rsidR="0002505C" w:rsidRDefault="00000000">
      <w:pPr>
        <w:spacing w:before="160" w:after="100" w:line="276" w:lineRule="auto"/>
      </w:pPr>
      <w:r>
        <w:rPr>
          <w:b/>
          <w:bCs/>
          <w:i/>
          <w:iCs/>
        </w:rPr>
        <w:t>C. The “Same Protected Class” Argument Has No Legal Validity</w:t>
      </w:r>
    </w:p>
    <w:p w14:paraId="0000004D" w14:textId="43879E25" w:rsidR="0002505C" w:rsidRDefault="00000000">
      <w:pPr>
        <w:spacing w:after="200" w:line="276" w:lineRule="auto"/>
        <w:jc w:val="both"/>
      </w:pPr>
      <w:r>
        <w:t xml:space="preserve">Respondent argues that because Mr. Reinert is 67, he could not harbor age-based animus. Courts have consistently rejected this. The ADEA protects individuals over 40, and an older member of the protected class can discriminate against a </w:t>
      </w:r>
      <w:proofErr w:type="gramStart"/>
      <w:r>
        <w:t>still-older</w:t>
      </w:r>
      <w:proofErr w:type="gramEnd"/>
      <w:r>
        <w:t xml:space="preserve"> one. See General Dynamics Land Systems, </w:t>
      </w:r>
      <w:r>
        <w:lastRenderedPageBreak/>
        <w:t xml:space="preserve">Inc. v. Cline, 540 U.S. 581 (2004). </w:t>
      </w:r>
      <w:ins w:id="62" w:author="Elizabeth Lord" w:date="2026-07-01T15:22:00Z" w16du:dateUtc="2026-07-01T19:22:00Z">
        <w:r w:rsidR="008001AA">
          <w:t xml:space="preserve">More directly on point, an individual’s own membership in the protected class is no defense to a charge that he discriminated against someone else within it. </w:t>
        </w:r>
        <w:r w:rsidR="008001AA">
          <w:rPr>
            <w:i/>
            <w:iCs/>
          </w:rPr>
          <w:t xml:space="preserve">See </w:t>
        </w:r>
        <w:r w:rsidR="008001AA">
          <w:fldChar w:fldCharType="begin"/>
        </w:r>
        <w:r w:rsidR="008001AA">
          <w:instrText>HYPERLINK "https://supreme.justia.com/cases/federal/us/517/308/"</w:instrText>
        </w:r>
        <w:r w:rsidR="008001AA">
          <w:fldChar w:fldCharType="separate"/>
        </w:r>
        <w:r w:rsidR="008001AA">
          <w:rPr>
            <w:i/>
            <w:iCs/>
            <w:color w:val="0563C1"/>
            <w:u w:val="single"/>
          </w:rPr>
          <w:t>O’Connor v. Consolidated Coin Caterers Corp.</w:t>
        </w:r>
        <w:r w:rsidR="008001AA">
          <w:fldChar w:fldCharType="end"/>
        </w:r>
        <w:r w:rsidR="008001AA">
          <w:fldChar w:fldCharType="begin"/>
        </w:r>
        <w:r w:rsidR="008001AA">
          <w:instrText>HYPERLINK "https://supreme.justia.com/cases/federal/us/517/308/"</w:instrText>
        </w:r>
        <w:r w:rsidR="008001AA">
          <w:fldChar w:fldCharType="separate"/>
        </w:r>
        <w:r w:rsidR="008001AA">
          <w:rPr>
            <w:color w:val="0563C1"/>
            <w:u w:val="single"/>
          </w:rPr>
          <w:t>, 517 U.S. 308, 312 (1996)</w:t>
        </w:r>
        <w:r w:rsidR="008001AA">
          <w:fldChar w:fldCharType="end"/>
        </w:r>
        <w:r w:rsidR="008001AA">
          <w:t xml:space="preserve"> (that “one person in the protected class has lost out to another person in the protected class is … irrelevant, so long as he has lost out because of his age”); </w:t>
        </w:r>
        <w:r w:rsidR="008001AA">
          <w:fldChar w:fldCharType="begin"/>
        </w:r>
        <w:r w:rsidR="008001AA">
          <w:instrText>HYPERLINK "https://supreme.justia.com/cases/federal/us/523/75/"</w:instrText>
        </w:r>
        <w:r w:rsidR="008001AA">
          <w:fldChar w:fldCharType="separate"/>
        </w:r>
        <w:r w:rsidR="008001AA">
          <w:rPr>
            <w:i/>
            <w:iCs/>
            <w:color w:val="0563C1"/>
            <w:u w:val="single"/>
          </w:rPr>
          <w:t>Oncale v. Sundowner Offshore Services, Inc.</w:t>
        </w:r>
        <w:r w:rsidR="008001AA">
          <w:fldChar w:fldCharType="end"/>
        </w:r>
        <w:r w:rsidR="008001AA">
          <w:fldChar w:fldCharType="begin"/>
        </w:r>
        <w:r w:rsidR="008001AA">
          <w:instrText>HYPERLINK "https://supreme.justia.com/cases/federal/us/523/75/"</w:instrText>
        </w:r>
        <w:r w:rsidR="008001AA">
          <w:fldChar w:fldCharType="separate"/>
        </w:r>
        <w:r w:rsidR="008001AA">
          <w:rPr>
            <w:color w:val="0563C1"/>
            <w:u w:val="single"/>
          </w:rPr>
          <w:t>, 523 U.S. 75, 78–80 (1998)</w:t>
        </w:r>
        <w:r w:rsidR="008001AA">
          <w:fldChar w:fldCharType="end"/>
        </w:r>
        <w:r w:rsidR="008001AA">
          <w:t xml:space="preserve"> (discrimination claim is not barred merely because the alleged discriminator shares the victim’s protected characteristic); </w:t>
        </w:r>
        <w:r w:rsidR="008001AA">
          <w:fldChar w:fldCharType="begin"/>
        </w:r>
        <w:r w:rsidR="008001AA">
          <w:instrText>HYPERLINK "https://www.law.cornell.edu/uscode/text/29/631"</w:instrText>
        </w:r>
        <w:r w:rsidR="008001AA">
          <w:fldChar w:fldCharType="separate"/>
        </w:r>
        <w:r w:rsidR="008001AA">
          <w:rPr>
            <w:color w:val="0563C1"/>
            <w:u w:val="single"/>
          </w:rPr>
          <w:t>29 U.S.C. § 631(a)</w:t>
        </w:r>
        <w:r w:rsidR="008001AA">
          <w:fldChar w:fldCharType="end"/>
        </w:r>
        <w:r w:rsidR="008001AA">
          <w:t xml:space="preserve"> (ADEA protects individuals who are at least 40 years of age). </w:t>
        </w:r>
      </w:ins>
      <w:r>
        <w:t>Moreover, Mr. Reinert is the uncle of CEO and founder Ford Elliott—a family relationship that affords him insulation from accountability and informal influence over employment decisions that other employees do not enjoy, and that the Commission should weigh in assessing the candor of the Company’s internal investigation into his remark. Notably, Mr. Reinert has since left his position with the Company.</w:t>
      </w:r>
    </w:p>
    <w:p w14:paraId="0000004E" w14:textId="77777777" w:rsidR="0002505C" w:rsidRDefault="00000000">
      <w:pPr>
        <w:spacing w:before="160" w:after="100" w:line="276" w:lineRule="auto"/>
      </w:pPr>
      <w:r>
        <w:rPr>
          <w:b/>
          <w:bCs/>
          <w:i/>
          <w:iCs/>
        </w:rPr>
        <w:t>D. The Age-Disclosure and Overheard-Conversation Allegations</w:t>
      </w:r>
    </w:p>
    <w:p w14:paraId="0000004F" w14:textId="6B6D10B8" w:rsidR="0002505C" w:rsidRDefault="00000000">
      <w:pPr>
        <w:spacing w:after="200" w:line="276" w:lineRule="auto"/>
        <w:jc w:val="both"/>
      </w:pPr>
      <w:r>
        <w:t xml:space="preserve">Respondent denies that Ms. Cape disclosed Ms. Lord’s age and asserts Ms. Cape did not know it. </w:t>
      </w:r>
      <w:ins w:id="63" w:author="Elizabeth Lord" w:date="2026-07-01T15:56:00Z" w16du:dateUtc="2026-07-01T19:56:00Z">
        <w:r w:rsidR="00C44BBD">
          <w:t xml:space="preserve">In fact, Cape shared an office with Lord for a few months when Cape felt uncomfortable around </w:t>
        </w:r>
      </w:ins>
      <w:ins w:id="64" w:author="Elizabeth Lord" w:date="2026-07-01T15:57:00Z" w16du:dateUtc="2026-07-01T19:57:00Z">
        <w:r w:rsidR="00C44BBD">
          <w:t xml:space="preserve">another </w:t>
        </w:r>
        <w:proofErr w:type="spellStart"/>
        <w:r w:rsidR="00C44BBD">
          <w:t xml:space="preserve">employee. </w:t>
        </w:r>
        <w:proofErr w:type="spellEnd"/>
        <w:r w:rsidR="00C44BBD">
          <w:t xml:space="preserve">Cape overheard Lord </w:t>
        </w:r>
        <w:proofErr w:type="gramStart"/>
        <w:r w:rsidR="00C44BBD">
          <w:t>give</w:t>
        </w:r>
        <w:proofErr w:type="gramEnd"/>
        <w:r w:rsidR="00C44BBD">
          <w:t xml:space="preserve"> her birthdate on the phone when verifying identity. Cape stated, “I just figured out how old you are!” </w:t>
        </w:r>
      </w:ins>
      <w:r>
        <w:t>As set forth above, Ms. Cape disclosed Ms. Lord’s age to Damian Hall and Tyler James, both of whom then made dismissive remarks to Ms. Lord about her age. These are named, identifiable witnesses.</w:t>
      </w:r>
    </w:p>
    <w:p w14:paraId="00000050" w14:textId="0BBFD0BD" w:rsidR="0002505C" w:rsidRDefault="00000000">
      <w:pPr>
        <w:spacing w:after="200" w:line="276" w:lineRule="auto"/>
        <w:jc w:val="both"/>
      </w:pPr>
      <w:r>
        <w:t xml:space="preserve">As to the conversation Ms. Lord overheard, Respondent (through Aldridge) asserts it was </w:t>
      </w:r>
      <w:proofErr w:type="gramStart"/>
      <w:r>
        <w:t>actually Aldridge</w:t>
      </w:r>
      <w:proofErr w:type="gramEnd"/>
      <w:r>
        <w:t xml:space="preserve"> himself speaking with Connor Parsons about a </w:t>
      </w:r>
      <w:ins w:id="65" w:author="Elizabeth Lord" w:date="2026-07-01T15:58:00Z" w16du:dateUtc="2026-07-01T19:58:00Z">
        <w:r w:rsidR="001E7EF2">
          <w:t xml:space="preserve">an </w:t>
        </w:r>
      </w:ins>
      <w:del w:id="66" w:author="Elizabeth Lord" w:date="2026-07-01T15:58:00Z" w16du:dateUtc="2026-07-01T19:58:00Z">
        <w:r w:rsidDel="001E7EF2">
          <w:delText xml:space="preserve">preference for </w:delText>
        </w:r>
      </w:del>
      <w:r>
        <w:t>older hotel worker</w:t>
      </w:r>
      <w:ins w:id="67" w:author="Elizabeth Lord" w:date="2026-07-01T15:58:00Z" w16du:dateUtc="2026-07-01T19:58:00Z">
        <w:r w:rsidR="001E7EF2">
          <w:t xml:space="preserve"> at the new </w:t>
        </w:r>
      </w:ins>
      <w:ins w:id="68" w:author="Elizabeth Lord" w:date="2026-07-01T16:01:00Z" w16du:dateUtc="2026-07-01T20:01:00Z">
        <w:r w:rsidR="001E7EF2">
          <w:t xml:space="preserve">Westin </w:t>
        </w:r>
      </w:ins>
      <w:ins w:id="69" w:author="Elizabeth Lord" w:date="2026-07-01T15:58:00Z" w16du:dateUtc="2026-07-01T19:58:00Z">
        <w:r w:rsidR="001E7EF2">
          <w:t xml:space="preserve">hotel that Contender opened in </w:t>
        </w:r>
      </w:ins>
      <w:ins w:id="70" w:author="Elizabeth Lord" w:date="2026-07-01T16:01:00Z" w16du:dateUtc="2026-07-01T20:01:00Z">
        <w:r w:rsidR="001E7EF2">
          <w:t xml:space="preserve">May in </w:t>
        </w:r>
      </w:ins>
      <w:ins w:id="71" w:author="Elizabeth Lord" w:date="2026-07-01T15:58:00Z" w16du:dateUtc="2026-07-01T19:58:00Z">
        <w:r w:rsidR="001E7EF2">
          <w:t>Charleston, SC</w:t>
        </w:r>
      </w:ins>
      <w:del w:id="72" w:author="Elizabeth Lord" w:date="2026-07-01T15:58:00Z" w16du:dateUtc="2026-07-01T19:58:00Z">
        <w:r w:rsidDel="001E7EF2">
          <w:delText>s</w:delText>
        </w:r>
      </w:del>
      <w:r>
        <w:t xml:space="preserve">. </w:t>
      </w:r>
      <w:ins w:id="73" w:author="Elizabeth Lord" w:date="2026-07-01T15:59:00Z" w16du:dateUtc="2026-07-01T19:59:00Z">
        <w:r w:rsidR="001E7EF2">
          <w:t xml:space="preserve">Parsons was complaining about </w:t>
        </w:r>
      </w:ins>
      <w:ins w:id="74" w:author="Elizabeth Lord" w:date="2026-07-01T16:01:00Z" w16du:dateUtc="2026-07-01T20:01:00Z">
        <w:r w:rsidR="001E7EF2">
          <w:t>a</w:t>
        </w:r>
      </w:ins>
      <w:ins w:id="75" w:author="Elizabeth Lord" w:date="2026-07-01T15:59:00Z" w16du:dateUtc="2026-07-01T19:59:00Z">
        <w:r w:rsidR="001E7EF2">
          <w:t xml:space="preserve"> worker and stated that</w:t>
        </w:r>
      </w:ins>
      <w:ins w:id="76" w:author="Elizabeth Lord" w:date="2026-07-01T16:01:00Z" w16du:dateUtc="2026-07-01T20:01:00Z">
        <w:r w:rsidR="001E7EF2">
          <w:t xml:space="preserve"> </w:t>
        </w:r>
      </w:ins>
      <w:ins w:id="77" w:author="Elizabeth Lord" w:date="2026-07-01T15:59:00Z" w16du:dateUtc="2026-07-01T19:59:00Z">
        <w:r w:rsidR="001E7EF2">
          <w:t xml:space="preserve">someone that age should just retire. </w:t>
        </w:r>
      </w:ins>
      <w:ins w:id="78" w:author="Elizabeth Lord" w:date="2026-07-01T16:00:00Z" w16du:dateUtc="2026-07-01T20:00:00Z">
        <w:r w:rsidR="001E7EF2">
          <w:t xml:space="preserve">This went on for several minutes. </w:t>
        </w:r>
      </w:ins>
      <w:r>
        <w:t>Ms. Lord acknowledges she may have misidentified one of the speakers—she had identified Adam Plous, and Aldridge claims it was himself. But Ms. Lord is unequivocal about what was said: the remarks were distinctly and negatively age-related—so much so that she lifted her head and asked the speakers to stop. A benign reminiscence about preferring older, dependable workers does not prompt a colleague to ask that it cease. The substance of the remark, not the identity of every speaker, is what matters.</w:t>
      </w:r>
    </w:p>
    <w:p w14:paraId="00000051" w14:textId="6583A64F" w:rsidR="0002505C" w:rsidRDefault="00000000">
      <w:pPr>
        <w:spacing w:after="200" w:line="276" w:lineRule="auto"/>
        <w:jc w:val="both"/>
      </w:pPr>
      <w:r>
        <w:t xml:space="preserve">The point is compounded by the conduct of the </w:t>
      </w:r>
      <w:ins w:id="79" w:author="Elizabeth Lord" w:date="2026-07-01T15:24:00Z" w16du:dateUtc="2026-07-01T19:24:00Z">
        <w:r w:rsidR="008001AA">
          <w:t>HR</w:t>
        </w:r>
        <w:r w:rsidR="008001AA">
          <w:t xml:space="preserve"> </w:t>
        </w:r>
      </w:ins>
      <w:r>
        <w:t>investigator himself. During this year’s Super Bowl, HR Director Aldridge stood in the hallway near Ms. Lord’s desk and remarked to others about an athlete who was “over 40,” expressing amazement that anyone “that age” could still perform at a high level. The HR official who investigated and rejected Ms. Lord’s age-discrimination complaint, and who participated in decisions adverse to her, openly associates advanced age with diminished performance. An investigator who himself equates age with declining capability is not a neutral arbiter of an age-discrimination complaint.</w:t>
      </w:r>
      <w:ins w:id="80" w:author="Elizabeth Lord" w:date="2026-07-01T15:32:00Z" w16du:dateUtc="2026-07-01T19:32:00Z">
        <w:r w:rsidR="00D525CE">
          <w:t xml:space="preserve"> </w:t>
        </w:r>
        <w:r w:rsidR="00D525CE">
          <w:t>In addition, Aldridge’s investigation</w:t>
        </w:r>
        <w:r w:rsidR="00D525CE">
          <w:t xml:space="preserve"> and rejection</w:t>
        </w:r>
        <w:r w:rsidR="00D525CE">
          <w:t xml:space="preserve"> of Lord’s claims at </w:t>
        </w:r>
        <w:proofErr w:type="spellStart"/>
        <w:r w:rsidR="00D525CE">
          <w:t>Blackstream</w:t>
        </w:r>
        <w:proofErr w:type="spellEnd"/>
        <w:r w:rsidR="00D525CE">
          <w:t>, he himself was accused by Annette Wren of se</w:t>
        </w:r>
        <w:r w:rsidR="00D525CE">
          <w:t>x</w:t>
        </w:r>
        <w:r w:rsidR="00D525CE">
          <w:t>ual harassment for texting her in the evenings</w:t>
        </w:r>
        <w:r w:rsidR="00D525CE">
          <w:t xml:space="preserve"> further compromising his </w:t>
        </w:r>
        <w:r w:rsidR="00D525CE">
          <w:lastRenderedPageBreak/>
          <w:t>neutrality</w:t>
        </w:r>
      </w:ins>
      <w:ins w:id="81" w:author="Elizabeth Lord" w:date="2026-07-01T15:33:00Z" w16du:dateUtc="2026-07-01T19:33:00Z">
        <w:r w:rsidR="00D525CE">
          <w:t>.</w:t>
        </w:r>
      </w:ins>
      <w:ins w:id="82" w:author="Elizabeth Lord" w:date="2026-07-01T15:32:00Z" w16du:dateUtc="2026-07-01T19:32:00Z">
        <w:r w:rsidR="00D525CE">
          <w:t xml:space="preserve"> Aldridge discussed this openly in the hallway and kitchen area and this may have been used by Wrenn for leverage during her settlement negotiations.</w:t>
        </w:r>
      </w:ins>
    </w:p>
    <w:p w14:paraId="00000052" w14:textId="77777777" w:rsidR="0002505C" w:rsidRDefault="00000000">
      <w:pPr>
        <w:spacing w:before="240" w:after="120" w:line="276" w:lineRule="auto"/>
      </w:pPr>
      <w:r>
        <w:rPr>
          <w:b/>
          <w:bCs/>
        </w:rPr>
        <w:t>V. Rebuttal to Respondent’s Retaliation Defense</w:t>
      </w:r>
    </w:p>
    <w:p w14:paraId="00000053" w14:textId="77777777" w:rsidR="0002505C" w:rsidRDefault="00000000">
      <w:pPr>
        <w:spacing w:after="200" w:line="276" w:lineRule="auto"/>
        <w:jc w:val="both"/>
      </w:pPr>
      <w:r>
        <w:t>Respondent’s retaliation defense rests on two pillars: that the internal investigation found no substantiation, and that the same supervisor who received the complaint gave Ms. Lord an excellent review. Neither holds.</w:t>
      </w:r>
    </w:p>
    <w:p w14:paraId="00000054" w14:textId="2563CC74" w:rsidR="0002505C" w:rsidRDefault="00000000">
      <w:pPr>
        <w:spacing w:after="200" w:line="276" w:lineRule="auto"/>
        <w:jc w:val="both"/>
      </w:pPr>
      <w:r>
        <w:t xml:space="preserve">First, </w:t>
      </w:r>
      <w:ins w:id="83" w:author="Elizabeth Lord" w:date="2026-07-01T15:34:00Z" w16du:dateUtc="2026-07-01T19:34:00Z">
        <w:r w:rsidR="00D525CE">
          <w:t xml:space="preserve">Aldridge, representing both </w:t>
        </w:r>
        <w:proofErr w:type="spellStart"/>
        <w:r w:rsidR="00D525CE">
          <w:t>Blackstream</w:t>
        </w:r>
        <w:proofErr w:type="spellEnd"/>
        <w:r w:rsidR="00D525CE">
          <w:t xml:space="preserve"> and Contender in </w:t>
        </w:r>
        <w:proofErr w:type="spellStart"/>
        <w:r w:rsidR="00D525CE">
          <w:t xml:space="preserve">his </w:t>
        </w:r>
      </w:ins>
      <w:del w:id="84" w:author="Elizabeth Lord" w:date="2026-07-01T15:34:00Z" w16du:dateUtc="2026-07-01T19:34:00Z">
        <w:r w:rsidDel="00D525CE">
          <w:delText xml:space="preserve">the Company’s </w:delText>
        </w:r>
      </w:del>
      <w:r>
        <w:t>interna</w:t>
      </w:r>
      <w:proofErr w:type="spellEnd"/>
      <w:r>
        <w:t xml:space="preserve">l investigation consisted of presenting Ms. Lord’s allegations to the accused and accepting their denials. HR Director Aldridge’s November 24, </w:t>
      </w:r>
      <w:proofErr w:type="gramStart"/>
      <w:r>
        <w:t>2025</w:t>
      </w:r>
      <w:proofErr w:type="gramEnd"/>
      <w:r>
        <w:t xml:space="preserve"> response reflects no independent corroboration, no witness interviews beyond the accused, and no documentary review—and his only substantive output was a letter declaring that none of Ms. Lord’s complaints were valid. An investigation that relies exclusively on the denials of accused parties is a formality</w:t>
      </w:r>
      <w:ins w:id="85" w:author="Elizabeth Lord" w:date="2026-07-01T15:35:00Z" w16du:dateUtc="2026-07-01T19:35:00Z">
        <w:r w:rsidR="00D525CE">
          <w:t xml:space="preserve"> undertaken to protect the company</w:t>
        </w:r>
      </w:ins>
      <w:r>
        <w:t>, not a good-faith inquiry, and is entitled to no deference—particularly where, as shown above, the investigator himself equates age with performance.</w:t>
      </w:r>
      <w:ins w:id="86" w:author="Elizabeth Lord" w:date="2026-07-01T15:35:00Z" w16du:dateUtc="2026-07-01T19:35:00Z">
        <w:r w:rsidR="00D525CE">
          <w:t xml:space="preserve"> The analogy drawn by the investigator was age-based and rather than e</w:t>
        </w:r>
      </w:ins>
      <w:ins w:id="87" w:author="Elizabeth Lord" w:date="2026-07-01T15:36:00Z" w16du:dateUtc="2026-07-01T19:36:00Z">
        <w:r w:rsidR="00D525CE">
          <w:t xml:space="preserve">videncing neutrality, was an explicit </w:t>
        </w:r>
        <w:proofErr w:type="spellStart"/>
        <w:r w:rsidR="00D525CE">
          <w:t>dential</w:t>
        </w:r>
        <w:proofErr w:type="spellEnd"/>
        <w:r w:rsidR="00D525CE">
          <w:t xml:space="preserve"> of the company’s discriminatory motives by implication.</w:t>
        </w:r>
      </w:ins>
    </w:p>
    <w:p w14:paraId="00000055" w14:textId="4442D808" w:rsidR="0002505C" w:rsidRDefault="00000000">
      <w:pPr>
        <w:spacing w:after="200" w:line="276" w:lineRule="auto"/>
        <w:jc w:val="both"/>
      </w:pPr>
      <w:r>
        <w:t>Second, the “same actor” inference is a factual argument, not a legal rule. An employer may take both positive and retaliatory actions at once. That Mr. Phillips gave Ms. Lord an excellent review does not preclude a finding that the verbal warning—</w:t>
      </w:r>
      <w:ins w:id="88" w:author="Elizabeth Lord" w:date="2026-07-01T15:36:00Z" w16du:dateUtc="2026-07-01T19:36:00Z">
        <w:r w:rsidR="00D525CE">
          <w:t xml:space="preserve">further marginalization - </w:t>
        </w:r>
      </w:ins>
      <w:r>
        <w:t xml:space="preserve">and, ultimately, </w:t>
      </w:r>
      <w:del w:id="89" w:author="Elizabeth Lord" w:date="2026-07-01T15:37:00Z" w16du:dateUtc="2026-07-01T19:37:00Z">
        <w:r w:rsidDel="00D525CE">
          <w:delText xml:space="preserve">the </w:delText>
        </w:r>
      </w:del>
      <w:r>
        <w:t>termination—were retaliatory.</w:t>
      </w:r>
      <w:ins w:id="90" w:author="Elizabeth Lord" w:date="2026-07-01T15:37:00Z" w16du:dateUtc="2026-07-01T19:37:00Z">
        <w:r w:rsidR="00D525CE">
          <w:t xml:space="preserve"> </w:t>
        </w:r>
        <w:r w:rsidR="00D525CE">
          <w:rPr>
            <w:i/>
            <w:iCs/>
          </w:rPr>
          <w:t xml:space="preserve">See </w:t>
        </w:r>
        <w:r w:rsidR="00D525CE">
          <w:fldChar w:fldCharType="begin"/>
        </w:r>
        <w:r w:rsidR="00D525CE">
          <w:instrText>HYPERLINK "https://www.courtlistener.com/c/F.2d/945/796/"</w:instrText>
        </w:r>
        <w:r w:rsidR="00D525CE">
          <w:fldChar w:fldCharType="separate"/>
        </w:r>
        <w:r w:rsidR="00D525CE">
          <w:rPr>
            <w:i/>
            <w:iCs/>
            <w:color w:val="0563C1"/>
            <w:u w:val="single"/>
          </w:rPr>
          <w:t>Proud v. Stone</w:t>
        </w:r>
        <w:r w:rsidR="00D525CE">
          <w:fldChar w:fldCharType="end"/>
        </w:r>
        <w:r w:rsidR="00D525CE">
          <w:fldChar w:fldCharType="begin"/>
        </w:r>
        <w:r w:rsidR="00D525CE">
          <w:instrText>HYPERLINK "https://www.courtlistener.com/c/F.2d/945/796/"</w:instrText>
        </w:r>
        <w:r w:rsidR="00D525CE">
          <w:fldChar w:fldCharType="separate"/>
        </w:r>
        <w:r w:rsidR="00D525CE">
          <w:rPr>
            <w:color w:val="0563C1"/>
            <w:u w:val="single"/>
          </w:rPr>
          <w:t>, 945 F.2d 796, 797 (4th Cir. 1991)</w:t>
        </w:r>
        <w:r w:rsidR="00D525CE">
          <w:fldChar w:fldCharType="end"/>
        </w:r>
        <w:r w:rsidR="00D525CE">
          <w:t xml:space="preserve"> (the </w:t>
        </w:r>
        <w:proofErr w:type="gramStart"/>
        <w:r w:rsidR="00D525CE">
          <w:t>same-actor</w:t>
        </w:r>
        <w:proofErr w:type="gramEnd"/>
        <w:r w:rsidR="00D525CE">
          <w:t xml:space="preserve"> “inference” is a permissive inference, not a conclusive rule of law, and does not preclude a plaintiff from proving discrimination by other evidence).</w:t>
        </w:r>
      </w:ins>
    </w:p>
    <w:p w14:paraId="00000056" w14:textId="41B8238A" w:rsidR="0002505C" w:rsidRDefault="00000000">
      <w:pPr>
        <w:spacing w:after="200" w:line="276" w:lineRule="auto"/>
        <w:jc w:val="both"/>
      </w:pPr>
      <w:r>
        <w:t xml:space="preserve">Third, and most importantly, the retaliation did not stop at the verbal warning. The timeline is stark: internal complaint on November 14, 2025; verbal warning roughly three weeks later; EEOC charges filed; rebuttal to the companion charge submitted March 17, 2026; and </w:t>
      </w:r>
      <w:r>
        <w:rPr>
          <w:b/>
          <w:bCs/>
        </w:rPr>
        <w:t>termination effective May 15, 2026, during the pendency of these charges.</w:t>
      </w:r>
      <w:r>
        <w:t xml:space="preserve"> Termination is the ultimate adverse action, and its timing—followed by a Position Statement that misrepresents Ms. Lord as still employed—is powerful evidence of retaliatory motive and consciousness of liability.</w:t>
      </w:r>
      <w:ins w:id="91" w:author="Elizabeth Lord" w:date="2026-07-01T15:37:00Z" w16du:dateUtc="2026-07-01T19:37:00Z">
        <w:r w:rsidR="00F63637">
          <w:rPr>
            <w:i/>
            <w:iCs/>
          </w:rPr>
          <w:t xml:space="preserve"> See </w:t>
        </w:r>
        <w:r w:rsidR="00F63637">
          <w:fldChar w:fldCharType="begin"/>
        </w:r>
        <w:r w:rsidR="00F63637">
          <w:instrText>HYPERLINK "https://supreme.justia.com/cases/federal/us/548/53/"</w:instrText>
        </w:r>
        <w:r w:rsidR="00F63637">
          <w:fldChar w:fldCharType="separate"/>
        </w:r>
        <w:r w:rsidR="00F63637">
          <w:rPr>
            <w:i/>
            <w:iCs/>
            <w:color w:val="0563C1"/>
            <w:u w:val="single"/>
          </w:rPr>
          <w:t>Burlington Northern &amp; Santa Fe Railway Co. v. White</w:t>
        </w:r>
        <w:r w:rsidR="00F63637">
          <w:fldChar w:fldCharType="end"/>
        </w:r>
        <w:r w:rsidR="00F63637">
          <w:fldChar w:fldCharType="begin"/>
        </w:r>
        <w:r w:rsidR="00F63637">
          <w:instrText>HYPERLINK "https://supreme.justia.com/cases/federal/us/548/53/"</w:instrText>
        </w:r>
        <w:r w:rsidR="00F63637">
          <w:fldChar w:fldCharType="separate"/>
        </w:r>
        <w:r w:rsidR="00F63637">
          <w:rPr>
            <w:color w:val="0563C1"/>
            <w:u w:val="single"/>
          </w:rPr>
          <w:t>, 548 U.S. 53, 68 (2006)</w:t>
        </w:r>
        <w:r w:rsidR="00F63637">
          <w:fldChar w:fldCharType="end"/>
        </w:r>
        <w:r w:rsidR="00F63637">
          <w:t xml:space="preserve"> (anti-retaliation provision reaches any action that “well might have dissuaded a reasonable worker from making or supporting a charge of discrimination”); </w:t>
        </w:r>
        <w:r w:rsidR="00F63637">
          <w:fldChar w:fldCharType="begin"/>
        </w:r>
        <w:r w:rsidR="00F63637">
          <w:instrText>HYPERLINK "https://supreme.justia.com/cases/federal/us/524/742/"</w:instrText>
        </w:r>
        <w:r w:rsidR="00F63637">
          <w:fldChar w:fldCharType="separate"/>
        </w:r>
        <w:r w:rsidR="00F63637">
          <w:rPr>
            <w:i/>
            <w:iCs/>
            <w:color w:val="0563C1"/>
            <w:u w:val="single"/>
          </w:rPr>
          <w:t xml:space="preserve">Burlington Industries, Inc. v. </w:t>
        </w:r>
        <w:proofErr w:type="spellStart"/>
        <w:r w:rsidR="00F63637">
          <w:rPr>
            <w:i/>
            <w:iCs/>
            <w:color w:val="0563C1"/>
            <w:u w:val="single"/>
          </w:rPr>
          <w:t>Ellerth</w:t>
        </w:r>
        <w:proofErr w:type="spellEnd"/>
        <w:r w:rsidR="00F63637">
          <w:fldChar w:fldCharType="end"/>
        </w:r>
        <w:r w:rsidR="00F63637">
          <w:fldChar w:fldCharType="begin"/>
        </w:r>
        <w:r w:rsidR="00F63637">
          <w:instrText>HYPERLINK "https://supreme.justia.com/cases/federal/us/524/742/"</w:instrText>
        </w:r>
        <w:r w:rsidR="00F63637">
          <w:fldChar w:fldCharType="separate"/>
        </w:r>
        <w:r w:rsidR="00F63637">
          <w:rPr>
            <w:color w:val="0563C1"/>
            <w:u w:val="single"/>
          </w:rPr>
          <w:t>, 524 U.S. 742, 761 (1998)</w:t>
        </w:r>
        <w:r w:rsidR="00F63637">
          <w:fldChar w:fldCharType="end"/>
        </w:r>
        <w:r w:rsidR="00F63637">
          <w:t xml:space="preserve"> (discharge is a “tangible employment action,” the most serious adverse action an employer can take).</w:t>
        </w:r>
      </w:ins>
    </w:p>
    <w:p w14:paraId="00000057" w14:textId="117FAA97" w:rsidR="0002505C" w:rsidRDefault="00000000">
      <w:pPr>
        <w:spacing w:after="200" w:line="276" w:lineRule="auto"/>
        <w:jc w:val="both"/>
      </w:pPr>
      <w:r>
        <w:t xml:space="preserve">The termination also did not occur in isolation. </w:t>
      </w:r>
      <w:r>
        <w:rPr>
          <w:b/>
          <w:bCs/>
        </w:rPr>
        <w:t xml:space="preserve">Of the employees terminated in the May </w:t>
      </w:r>
      <w:del w:id="92" w:author="Elizabeth Lord" w:date="2026-07-01T15:38:00Z" w16du:dateUtc="2026-07-01T19:38:00Z">
        <w:r w:rsidDel="00F63637">
          <w:rPr>
            <w:b/>
            <w:bCs/>
          </w:rPr>
          <w:delText xml:space="preserve">and </w:delText>
        </w:r>
      </w:del>
      <w:ins w:id="93" w:author="Elizabeth Lord" w:date="2026-07-01T15:38:00Z" w16du:dateUtc="2026-07-01T19:38:00Z">
        <w:r w:rsidR="00F63637">
          <w:rPr>
            <w:b/>
            <w:bCs/>
          </w:rPr>
          <w:t>15, 2026</w:t>
        </w:r>
      </w:ins>
      <w:del w:id="94" w:author="Elizabeth Lord" w:date="2026-07-01T15:38:00Z" w16du:dateUtc="2026-07-01T19:38:00Z">
        <w:r w:rsidDel="00F63637">
          <w:rPr>
            <w:b/>
            <w:bCs/>
          </w:rPr>
          <w:delText>June 2026</w:delText>
        </w:r>
      </w:del>
      <w:r>
        <w:rPr>
          <w:b/>
          <w:bCs/>
        </w:rPr>
        <w:t xml:space="preserve"> reduction, nearly all were over the age of 40, including Chief Accounting Officer Maxine Turner.</w:t>
      </w:r>
      <w:r>
        <w:t xml:space="preserve"> A reduction that disproportionately removes older workers, executed against a </w:t>
      </w:r>
      <w:r>
        <w:lastRenderedPageBreak/>
        <w:t xml:space="preserve">documented backdrop of elevating younger employees, is </w:t>
      </w:r>
      <w:ins w:id="95" w:author="Elizabeth Lord" w:date="2026-07-01T15:37:00Z" w16du:dateUtc="2026-07-01T19:37:00Z">
        <w:r w:rsidR="00F63637">
          <w:t>highly</w:t>
        </w:r>
      </w:ins>
      <w:ins w:id="96" w:author="Elizabeth Lord" w:date="2026-07-01T15:38:00Z" w16du:dateUtc="2026-07-01T19:38:00Z">
        <w:r w:rsidR="00F63637">
          <w:t xml:space="preserve"> </w:t>
        </w:r>
      </w:ins>
      <w:r>
        <w:t>probative of age-based motive and supports both disparate-treatment and pattern evidence.</w:t>
      </w:r>
    </w:p>
    <w:p w14:paraId="00000058" w14:textId="77777777" w:rsidR="0002505C" w:rsidRDefault="00000000">
      <w:pPr>
        <w:spacing w:before="240" w:after="120" w:line="276" w:lineRule="auto"/>
      </w:pPr>
      <w:r>
        <w:rPr>
          <w:b/>
          <w:bCs/>
        </w:rPr>
        <w:t>VI. From Constructive Discharge to Actual Discharge</w:t>
      </w:r>
    </w:p>
    <w:p w14:paraId="00000059" w14:textId="77777777" w:rsidR="0002505C" w:rsidRDefault="00000000">
      <w:pPr>
        <w:spacing w:after="200" w:line="276" w:lineRule="auto"/>
        <w:jc w:val="both"/>
      </w:pPr>
      <w:r>
        <w:t>Respondent argues at length that Ms. Lord could not have been constructively discharged because she “is still employed.” That argument is now both legally beside the point and factually false. Ms. Lord was terminated effective May 15, 2026—five weeks before Respondent filed the Position Statement asserting her continued employment.</w:t>
      </w:r>
    </w:p>
    <w:p w14:paraId="6FBEBFAF" w14:textId="77777777" w:rsidR="00F63637" w:rsidRDefault="00F63637" w:rsidP="00F63637">
      <w:pPr>
        <w:spacing w:after="200" w:line="276" w:lineRule="auto"/>
        <w:jc w:val="both"/>
        <w:rPr>
          <w:ins w:id="97" w:author="Elizabeth Lord" w:date="2026-07-01T15:39:00Z" w16du:dateUtc="2026-07-01T19:39:00Z"/>
        </w:rPr>
      </w:pPr>
      <w:ins w:id="98" w:author="Elizabeth Lord" w:date="2026-07-01T15:39:00Z" w16du:dateUtc="2026-07-01T19:39:00Z">
        <w:del w:id="99" w:author="Claude" w:date="2026-06-30T12:00:00Z">
          <w:r>
            <w:delText>In the alternative, the constructive-discharge theory remains sound for the period preceding the termination. Constructive discharge does not require that the employee have already resigned; it requires that the employer deliberately made working conditions so intolerable that a reasonable person would feel compelled to resign. The conditions documented here—no staff, no budget, no office, no equipment, no responses to work product over months, exclusion from strategic functions, and formal discipline three weeks after a discrimination complaint—readily satisfy that objective standard. The Company’s subsequent decision to actually terminate Ms. Lord removes any doubt. Whether characterized as constructive or actual, Ms. Lord suffered the most severe adverse action the law recognizes.</w:delText>
          </w:r>
        </w:del>
        <w:r>
          <w:t>Because Ms. Lord was in fact terminated, the Commission need not reach the constructive-discharge question at all: an actual discharge is the most severe adverse employment action the law recognizes. The conditions that preceded her termination—no staff, no budget, no office, no equipment, no response to her work product over months, exclusion from strategic functions, and formal discipline three weeks after her protected complaint—are significant not as a separate constructive discharge, but as the documented pattern of marginalization, directed at the Company’s oldest employee, that culminated in that discharge.</w:t>
        </w:r>
      </w:ins>
    </w:p>
    <w:p w14:paraId="0000005A" w14:textId="0D3CC784" w:rsidR="0002505C" w:rsidDel="00F63637" w:rsidRDefault="00000000">
      <w:pPr>
        <w:spacing w:after="200" w:line="276" w:lineRule="auto"/>
        <w:jc w:val="both"/>
        <w:rPr>
          <w:del w:id="100" w:author="Elizabeth Lord" w:date="2026-07-01T15:39:00Z" w16du:dateUtc="2026-07-01T19:39:00Z"/>
        </w:rPr>
      </w:pPr>
      <w:del w:id="101" w:author="Elizabeth Lord" w:date="2026-07-01T15:39:00Z" w16du:dateUtc="2026-07-01T19:39:00Z">
        <w:r w:rsidDel="00F63637">
          <w:delText>In the alternative, the constructive-discharge theory remains sound for the period preceding the termination. Constructive discharge does not require that the employee have already resigned; it requires that the employer deliberately made working conditions so intolerable that a reasonable person would feel compelled to resign. The conditions documented here—no staff, no budget, no office, no equipment, no responses to work product over months, exclusion from strategic functions, and formal discipline three weeks after a discrimination complaint—readily satisfy that objective standard. The Company’s subsequent decision to actually terminate Ms. Lord removes any doubt. Whether characterized as constructive or actual, Ms. Lord suffered the most severe adverse action the law recognizes.</w:delText>
        </w:r>
      </w:del>
    </w:p>
    <w:p w14:paraId="0000005B" w14:textId="77777777" w:rsidR="0002505C" w:rsidRDefault="00000000">
      <w:pPr>
        <w:spacing w:before="240" w:after="120" w:line="276" w:lineRule="auto"/>
      </w:pPr>
      <w:r>
        <w:rPr>
          <w:b/>
          <w:bCs/>
        </w:rPr>
        <w:t>VII. Critical Issues Respondent’s Position Statement Fails to Address</w:t>
      </w:r>
    </w:p>
    <w:p w14:paraId="0000005C" w14:textId="77777777" w:rsidR="0002505C" w:rsidRDefault="00000000">
      <w:pPr>
        <w:spacing w:before="160" w:after="100" w:line="276" w:lineRule="auto"/>
      </w:pPr>
      <w:r>
        <w:rPr>
          <w:b/>
          <w:bCs/>
          <w:i/>
          <w:iCs/>
        </w:rPr>
        <w:t>A. The Position Statement Misrepresents Ms. Lord’s Employment Status</w:t>
      </w:r>
    </w:p>
    <w:p w14:paraId="0000005D" w14:textId="77777777" w:rsidR="0002505C" w:rsidRDefault="00000000">
      <w:pPr>
        <w:spacing w:after="200" w:line="276" w:lineRule="auto"/>
        <w:jc w:val="both"/>
      </w:pPr>
      <w:r>
        <w:t xml:space="preserve">Respondent’s repeated assertion that Ms. Lord “is still employed with the Company in her same position” is false. The Company terminated her on May 15, 2026, before the June 24, </w:t>
      </w:r>
      <w:proofErr w:type="gramStart"/>
      <w:r>
        <w:t>2026</w:t>
      </w:r>
      <w:proofErr w:type="gramEnd"/>
      <w:r>
        <w:t xml:space="preserve"> Position Statement was filed. A position statement that misstates the single most consequential fact in the case—whether the charging party still has her job—should be viewed with caution as to its remaining representations.</w:t>
      </w:r>
    </w:p>
    <w:p w14:paraId="0000005E" w14:textId="77777777" w:rsidR="0002505C" w:rsidRDefault="00000000">
      <w:pPr>
        <w:spacing w:before="160" w:after="100" w:line="276" w:lineRule="auto"/>
      </w:pPr>
      <w:r>
        <w:rPr>
          <w:b/>
          <w:bCs/>
          <w:i/>
          <w:iCs/>
        </w:rPr>
        <w:t xml:space="preserve">B. The September 2, </w:t>
      </w:r>
      <w:proofErr w:type="gramStart"/>
      <w:r>
        <w:rPr>
          <w:b/>
          <w:bCs/>
          <w:i/>
          <w:iCs/>
        </w:rPr>
        <w:t>2025</w:t>
      </w:r>
      <w:proofErr w:type="gramEnd"/>
      <w:r>
        <w:rPr>
          <w:b/>
          <w:bCs/>
          <w:i/>
          <w:iCs/>
        </w:rPr>
        <w:t xml:space="preserve"> Email Lockout and Potential Spoliation</w:t>
      </w:r>
    </w:p>
    <w:p w14:paraId="0000005F" w14:textId="77777777" w:rsidR="0002505C" w:rsidRDefault="00000000">
      <w:pPr>
        <w:spacing w:after="200" w:line="276" w:lineRule="auto"/>
        <w:jc w:val="both"/>
      </w:pPr>
      <w:r>
        <w:t xml:space="preserve">IT administrator Stuart Owen told Ms. Lord he had been instructed not to reset her </w:t>
      </w:r>
      <w:proofErr w:type="spellStart"/>
      <w:r>
        <w:t>Blackstream</w:t>
      </w:r>
      <w:proofErr w:type="spellEnd"/>
      <w:r>
        <w:t xml:space="preserve"> email password, cutting off her access to work communications and documentation relevant to this claim (Exhibit G). The Company’s preservation obligations were triggered no later than November 14, 2025, when Ms. Lord served a formal preservation demand. The denial of password access two months earlier is itself an adverse action and a red flag for intentional evidence destruction.</w:t>
      </w:r>
    </w:p>
    <w:p w14:paraId="00000060" w14:textId="77777777" w:rsidR="0002505C" w:rsidRDefault="00000000">
      <w:pPr>
        <w:spacing w:before="160" w:after="100" w:line="276" w:lineRule="auto"/>
      </w:pPr>
      <w:r>
        <w:rPr>
          <w:b/>
          <w:bCs/>
          <w:i/>
          <w:iCs/>
        </w:rPr>
        <w:t>C. The “False Statements” Pretext and the Broader Financial Environment</w:t>
      </w:r>
    </w:p>
    <w:p w14:paraId="00000061" w14:textId="77777777" w:rsidR="0002505C" w:rsidRDefault="00000000">
      <w:pPr>
        <w:spacing w:after="200" w:line="276" w:lineRule="auto"/>
        <w:jc w:val="both"/>
      </w:pPr>
      <w:r>
        <w:t xml:space="preserve">Ms. Lord wishes to be clear: she has no direct, firsthand knowledge of any financial misconduct by the Company, and she asserts none. She offers the following solely to rebut Respondent’s characterization of her </w:t>
      </w:r>
      <w:proofErr w:type="gramStart"/>
      <w:r>
        <w:t>financial-stability</w:t>
      </w:r>
      <w:proofErr w:type="gramEnd"/>
      <w:r>
        <w:t xml:space="preserve"> concerns as “entirely false,” and to illustrate the work environment in which those concerns were widely and openly held. The President of Infrastructure, Allison Tucker, is reported to have accused Ford Elliott and Joshua Howard of running a “Ponzi” scheme. At least two accounting staff voluntarily resigned amid the same financial concerns and rumors. CAO Maxine Turner was asking why vendors and contractors were not being paid before </w:t>
      </w:r>
      <w:r>
        <w:lastRenderedPageBreak/>
        <w:t xml:space="preserve">her own termination. Against this backdrop—together with the publicly reported $150 million litigation naming the Company’s principals and the February 26, </w:t>
      </w:r>
      <w:proofErr w:type="gramStart"/>
      <w:r>
        <w:t>2026</w:t>
      </w:r>
      <w:proofErr w:type="gramEnd"/>
      <w:r>
        <w:t xml:space="preserve"> company-wide payroll failure—the notion that Ms. Lord’s concerns were baseless fabrications warranting discipline is untenable. Her concerns tracked the information that the Company’s own senior finance personnel and the public record were generating.</w:t>
      </w:r>
    </w:p>
    <w:p w14:paraId="00000062" w14:textId="77777777" w:rsidR="0002505C" w:rsidRDefault="00000000">
      <w:pPr>
        <w:spacing w:before="160" w:after="100" w:line="276" w:lineRule="auto"/>
      </w:pPr>
      <w:r>
        <w:rPr>
          <w:b/>
          <w:bCs/>
          <w:i/>
          <w:iCs/>
        </w:rPr>
        <w:t>D. A Pattern of Senior and Long-Tenured Departures</w:t>
      </w:r>
    </w:p>
    <w:p w14:paraId="00000063" w14:textId="57C429A2" w:rsidR="0002505C" w:rsidRDefault="00000000">
      <w:pPr>
        <w:spacing w:after="200" w:line="276" w:lineRule="auto"/>
        <w:jc w:val="both"/>
      </w:pPr>
      <w:r>
        <w:t>Respondent portrays a harmonious, equal-opportunity workplace. The record of departures undercuts that portrayal. CFO Peter Reinert—the author of the age-based remark—</w:t>
      </w:r>
      <w:del w:id="102" w:author="Elizabeth Lord" w:date="2026-07-01T15:40:00Z" w16du:dateUtc="2026-07-01T19:40:00Z">
        <w:r w:rsidDel="00F63637">
          <w:delText>has since left</w:delText>
        </w:r>
      </w:del>
      <w:ins w:id="103" w:author="Elizabeth Lord" w:date="2026-07-01T15:40:00Z" w16du:dateUtc="2026-07-01T19:40:00Z">
        <w:r w:rsidR="00F63637">
          <w:t>resigned from his position effective 7.10, 2026</w:t>
        </w:r>
      </w:ins>
      <w:del w:id="104" w:author="Elizabeth Lord" w:date="2026-07-01T15:40:00Z" w16du:dateUtc="2026-07-01T19:40:00Z">
        <w:r w:rsidDel="00F63637">
          <w:delText xml:space="preserve"> his position</w:delText>
        </w:r>
      </w:del>
      <w:r>
        <w:t xml:space="preserve">. IT administrator Stuart Owen </w:t>
      </w:r>
      <w:del w:id="105" w:author="Elizabeth Lord" w:date="2026-07-01T15:40:00Z" w16du:dateUtc="2026-07-01T19:40:00Z">
        <w:r w:rsidDel="00F63637">
          <w:delText xml:space="preserve">left </w:delText>
        </w:r>
      </w:del>
      <w:ins w:id="106" w:author="Elizabeth Lord" w:date="2026-07-01T15:40:00Z" w16du:dateUtc="2026-07-01T19:40:00Z">
        <w:r w:rsidR="00F63637">
          <w:t xml:space="preserve">removed </w:t>
        </w:r>
        <w:proofErr w:type="spellStart"/>
        <w:r w:rsidR="00F63637">
          <w:t>himeslf</w:t>
        </w:r>
        <w:proofErr w:type="spellEnd"/>
        <w:r w:rsidR="00F63637">
          <w:t xml:space="preserve"> </w:t>
        </w:r>
      </w:ins>
      <w:r>
        <w:t>a few months before Ms. Lord’s termination, citing his treatment by Mr. Reinert. In the eighteen months preceding Ms. Lord’s termination, several other staff members either left or asked to report to someone other than Mr. Reinert. This turnover among senior and long-tenured personnel is consistent with the exclusionary environment Ms. Lord describes.</w:t>
      </w:r>
      <w:ins w:id="107" w:author="Elizabeth Lord" w:date="2026-07-01T15:41:00Z" w16du:dateUtc="2026-07-01T19:41:00Z">
        <w:r w:rsidR="00F63637">
          <w:t xml:space="preserve"> Also, Chief Legal Counsel, Michael Pitts </w:t>
        </w:r>
      </w:ins>
      <w:ins w:id="108" w:author="Elizabeth Lord" w:date="2026-07-01T15:42:00Z" w16du:dateUtc="2026-07-01T19:42:00Z">
        <w:r w:rsidR="00F63637">
          <w:t xml:space="preserve">resigned </w:t>
        </w:r>
      </w:ins>
      <w:ins w:id="109" w:author="Elizabeth Lord" w:date="2026-07-01T15:41:00Z" w16du:dateUtc="2026-07-01T19:41:00Z">
        <w:r w:rsidR="00F63637">
          <w:t xml:space="preserve">within days of the </w:t>
        </w:r>
      </w:ins>
      <w:ins w:id="110" w:author="Elizabeth Lord" w:date="2026-07-01T15:42:00Z" w16du:dateUtc="2026-07-01T19:42:00Z">
        <w:r w:rsidR="00F63637">
          <w:t>forced reduction in staff.</w:t>
        </w:r>
      </w:ins>
    </w:p>
    <w:p w14:paraId="00000064" w14:textId="77777777" w:rsidR="0002505C" w:rsidRDefault="00000000">
      <w:pPr>
        <w:spacing w:before="160" w:after="100" w:line="276" w:lineRule="auto"/>
      </w:pPr>
      <w:r>
        <w:rPr>
          <w:b/>
          <w:bCs/>
          <w:i/>
          <w:iCs/>
        </w:rPr>
        <w:t>E. The Simultaneous Elevation of Younger Employees on May 12, 2025</w:t>
      </w:r>
    </w:p>
    <w:p w14:paraId="00000065" w14:textId="131C8068" w:rsidR="0002505C" w:rsidRDefault="00000000">
      <w:pPr>
        <w:spacing w:after="200" w:line="276" w:lineRule="auto"/>
        <w:jc w:val="both"/>
      </w:pPr>
      <w:r>
        <w:t xml:space="preserve">On the same day Ms. Lord signed her acceptance of the transition to Contender, internal emails and the Company website show Ms. Cape being promoted from “Experiences and Services Coordinator” to a senior brand/design role, and Ms. Wrenn being promoted to Director of Operations. A September 5, </w:t>
      </w:r>
      <w:proofErr w:type="gramStart"/>
      <w:r>
        <w:t>2025</w:t>
      </w:r>
      <w:proofErr w:type="gramEnd"/>
      <w:r>
        <w:t xml:space="preserve"> email from Christine Brodsky to a third party introduced Ms. Cape as Director of Marketing (Exhibit H). These facts contradict Respondent’s claim that Ms. Lord’s role was not assumed by a younger employee and constitute clear evidence of disparate treatment by age—evidence now confirmed by the reallocation of all of Ms. Lord’s functions to Ms. Cape upon her termination</w:t>
      </w:r>
      <w:proofErr w:type="gramStart"/>
      <w:r>
        <w:t>.</w:t>
      </w:r>
      <w:ins w:id="111" w:author="Elizabeth Lord" w:date="2026-07-01T15:42:00Z" w16du:dateUtc="2026-07-01T19:42:00Z">
        <w:r w:rsidR="00F63637">
          <w:t xml:space="preserve"> </w:t>
        </w:r>
        <w:r w:rsidR="00F63637">
          <w:t>.</w:t>
        </w:r>
        <w:proofErr w:type="gramEnd"/>
        <w:r w:rsidR="00F63637">
          <w:rPr>
            <w:i/>
            <w:iCs/>
          </w:rPr>
          <w:t xml:space="preserve"> See </w:t>
        </w:r>
        <w:r w:rsidR="00F63637">
          <w:fldChar w:fldCharType="begin"/>
        </w:r>
        <w:r w:rsidR="00F63637">
          <w:instrText>HYPERLINK "https://supreme.justia.com/cases/federal/us/517/308/"</w:instrText>
        </w:r>
        <w:r w:rsidR="00F63637">
          <w:fldChar w:fldCharType="separate"/>
        </w:r>
        <w:r w:rsidR="00F63637">
          <w:rPr>
            <w:i/>
            <w:iCs/>
            <w:color w:val="0563C1"/>
            <w:u w:val="single"/>
          </w:rPr>
          <w:t>O’Connor v. Consolidated Coin Caterers Corp.</w:t>
        </w:r>
        <w:r w:rsidR="00F63637">
          <w:fldChar w:fldCharType="end"/>
        </w:r>
        <w:r w:rsidR="00F63637">
          <w:fldChar w:fldCharType="begin"/>
        </w:r>
        <w:r w:rsidR="00F63637">
          <w:instrText>HYPERLINK "https://supreme.justia.com/cases/federal/us/517/308/"</w:instrText>
        </w:r>
        <w:r w:rsidR="00F63637">
          <w:fldChar w:fldCharType="separate"/>
        </w:r>
        <w:r w:rsidR="00F63637">
          <w:rPr>
            <w:color w:val="0563C1"/>
            <w:u w:val="single"/>
          </w:rPr>
          <w:t>, 517 U.S. 308, 313 (1996)</w:t>
        </w:r>
        <w:r w:rsidR="00F63637">
          <w:fldChar w:fldCharType="end"/>
        </w:r>
        <w:r w:rsidR="00F63637">
          <w:t xml:space="preserve"> (assumption of an older employee’s duties by a “substantially younger” worker is probative evidence of age discrimination).</w:t>
        </w:r>
      </w:ins>
    </w:p>
    <w:p w14:paraId="00000066" w14:textId="77777777" w:rsidR="0002505C" w:rsidRDefault="00000000">
      <w:pPr>
        <w:spacing w:before="240" w:after="120" w:line="276" w:lineRule="auto"/>
      </w:pPr>
      <w:r>
        <w:rPr>
          <w:b/>
          <w:bCs/>
        </w:rPr>
        <w:t>VIII. Conclusion</w:t>
      </w:r>
    </w:p>
    <w:p w14:paraId="00000067" w14:textId="77777777" w:rsidR="0002505C" w:rsidRDefault="00000000">
      <w:pPr>
        <w:spacing w:after="200" w:line="276" w:lineRule="auto"/>
        <w:jc w:val="both"/>
      </w:pPr>
      <w:r>
        <w:t>Respondent’s Position Statement is carefully written but legally thin and now factually unreliable. It denies the central age-based remark; invokes a defunct “same protected class” argument; recasts HR’s own directive as Ms. Lord’s overreach; reframes a good-faith contractor gesture as a pay grab; narrows the lens to two employment actions while ignoring a documented pattern of many more; relies on a procedurally inadequate internal investigation conducted by an HR official who himself equates age with performance; and—most strikingly—represents to this Commission that Ms. Lord remains employed when the Company terminated her five weeks before the statement was filed.</w:t>
      </w:r>
    </w:p>
    <w:p w14:paraId="00000068" w14:textId="5717F586" w:rsidR="0002505C" w:rsidRDefault="00000000">
      <w:pPr>
        <w:spacing w:after="200" w:line="276" w:lineRule="auto"/>
        <w:jc w:val="both"/>
      </w:pPr>
      <w:r>
        <w:t>The record, viewed in its totality, establishes that Elizabeth Lord—a 7</w:t>
      </w:r>
      <w:r w:rsidR="00F97F75">
        <w:t>5</w:t>
      </w:r>
      <w:r>
        <w:t xml:space="preserve">-year-old employee with more than twenty-five years of experience, tenures at two global branding agencies, and a documented record of excellent performance—was systematically stripped of authority, had her </w:t>
      </w:r>
      <w:r>
        <w:lastRenderedPageBreak/>
        <w:t>core rebrand function handed in secret to a junior, unqualified, substantially younger employee, was involuntarily transferred after being told the decision was already made, was disciplined three weeks after her protected complaint, and was ultimately terminated during the pendency of her EEOC charges, with her entire role absorbed by that same younger employee. Of the employees terminated in the May–June 2026 reduction, nearly all were over 40.</w:t>
      </w:r>
    </w:p>
    <w:p w14:paraId="00000069" w14:textId="77777777" w:rsidR="0002505C" w:rsidRDefault="00000000">
      <w:pPr>
        <w:spacing w:after="200" w:line="276" w:lineRule="auto"/>
        <w:jc w:val="both"/>
      </w:pPr>
      <w:r>
        <w:t xml:space="preserve">Ms. Lord respectfully requests that the Commission proceed to a full investigation of this Charge against </w:t>
      </w:r>
      <w:proofErr w:type="spellStart"/>
      <w:r>
        <w:t>Blackstream</w:t>
      </w:r>
      <w:proofErr w:type="spellEnd"/>
      <w:r>
        <w:t xml:space="preserve"> International Real Estate (No. 436-2026-00698) and its companion charge against Contender Development, Inc. (No. 436-2026-00670</w:t>
      </w:r>
      <w:proofErr w:type="gramStart"/>
      <w:r>
        <w:t>), and</w:t>
      </w:r>
      <w:proofErr w:type="gramEnd"/>
      <w:r>
        <w:t xml:space="preserve"> issue a cause determination. The evidence of age discrimination, hostile work environment, and retaliation under the ADEA is substantial and supported by the documentary record.</w:t>
      </w:r>
    </w:p>
    <w:p w14:paraId="0000006A" w14:textId="77777777" w:rsidR="0002505C" w:rsidRDefault="00000000">
      <w:pPr>
        <w:spacing w:before="240" w:after="320" w:line="276" w:lineRule="auto"/>
      </w:pPr>
      <w:r>
        <w:t>Respectfully submitted,</w:t>
      </w:r>
    </w:p>
    <w:p w14:paraId="0000006B" w14:textId="77777777" w:rsidR="0002505C" w:rsidRDefault="00000000">
      <w:pPr>
        <w:spacing w:line="276" w:lineRule="auto"/>
      </w:pPr>
      <w:r>
        <w:t>Elizabeth Lord</w:t>
      </w:r>
    </w:p>
    <w:p w14:paraId="0000006C" w14:textId="77777777" w:rsidR="0002505C" w:rsidRDefault="00000000">
      <w:pPr>
        <w:spacing w:line="276" w:lineRule="auto"/>
      </w:pPr>
      <w:r>
        <w:t>Charging Party, Pro Se</w:t>
      </w:r>
    </w:p>
    <w:p w14:paraId="0000006D" w14:textId="77777777" w:rsidR="0002505C" w:rsidRDefault="00000000">
      <w:pPr>
        <w:spacing w:line="276" w:lineRule="auto"/>
      </w:pPr>
      <w:r>
        <w:t>109 Asteria Street</w:t>
      </w:r>
    </w:p>
    <w:p w14:paraId="0000006E" w14:textId="77777777" w:rsidR="0002505C" w:rsidRDefault="00000000">
      <w:pPr>
        <w:spacing w:line="276" w:lineRule="auto"/>
      </w:pPr>
      <w:r>
        <w:t xml:space="preserve">Greenville, SC </w:t>
      </w:r>
      <w:proofErr w:type="gramStart"/>
      <w:r>
        <w:t>29617  |</w:t>
      </w:r>
      <w:proofErr w:type="gramEnd"/>
      <w:r>
        <w:t xml:space="preserve">  (512) 808-7984</w:t>
      </w:r>
    </w:p>
    <w:sectPr w:rsidR="0002505C">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663C243-8A50-0948-9106-759587087DA8}"/>
    <w:embedBold r:id="rId2" w:fontKey="{A23F9908-8231-6143-B398-258E0702598D}"/>
    <w:embedItalic r:id="rId3" w:fontKey="{D0C32C97-2B57-5348-8AC5-04041E697C36}"/>
    <w:embedBoldItalic r:id="rId4" w:fontKey="{A6565EE5-9AD3-1341-8E8E-D68D83F3BE78}"/>
  </w:font>
  <w:font w:name="Georgia">
    <w:panose1 w:val="02040502050405020303"/>
    <w:charset w:val="00"/>
    <w:family w:val="roman"/>
    <w:pitch w:val="variable"/>
    <w:sig w:usb0="00000287" w:usb1="00000000" w:usb2="00000000" w:usb3="00000000" w:csb0="0000009F" w:csb1="00000000"/>
    <w:embedItalic r:id="rId5" w:fontKey="{87F11982-1B44-AB46-982B-DCB676F9428D}"/>
  </w:font>
  <w:font w:name="Calibri">
    <w:panose1 w:val="020F0502020204030204"/>
    <w:charset w:val="00"/>
    <w:family w:val="swiss"/>
    <w:pitch w:val="variable"/>
    <w:sig w:usb0="E0002AFF" w:usb1="C000247B" w:usb2="00000009" w:usb3="00000000" w:csb0="000001FF" w:csb1="00000000"/>
    <w:embedRegular r:id="rId6" w:fontKey="{54E41082-39E7-134C-92B8-718882565432}"/>
  </w:font>
  <w:font w:name="Cambria">
    <w:panose1 w:val="02040503050406030204"/>
    <w:charset w:val="00"/>
    <w:family w:val="roman"/>
    <w:pitch w:val="variable"/>
    <w:sig w:usb0="E00002FF" w:usb1="400004FF" w:usb2="00000000" w:usb3="00000000" w:csb0="0000019F" w:csb1="00000000"/>
    <w:embedRegular r:id="rId7" w:fontKey="{88DAE2DB-69A9-E849-8D4A-CFB1D2D0778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426109"/>
    <w:multiLevelType w:val="multilevel"/>
    <w:tmpl w:val="DD2448B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184164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zabeth Lord">
    <w15:presenceInfo w15:providerId="Windows Live" w15:userId="8f884ce9e376a3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05C"/>
    <w:rsid w:val="0002505C"/>
    <w:rsid w:val="001E7EF2"/>
    <w:rsid w:val="002050F7"/>
    <w:rsid w:val="006C0B84"/>
    <w:rsid w:val="008001AA"/>
    <w:rsid w:val="00832960"/>
    <w:rsid w:val="00A83251"/>
    <w:rsid w:val="00B10FFC"/>
    <w:rsid w:val="00C44BBD"/>
    <w:rsid w:val="00D525CE"/>
    <w:rsid w:val="00E262C8"/>
    <w:rsid w:val="00E962B0"/>
    <w:rsid w:val="00F63637"/>
    <w:rsid w:val="00F97F75"/>
    <w:rsid w:val="00FE6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CD1AA0"/>
  <w15:docId w15:val="{DBA00295-A1D9-7B46-8AB8-DE45F94F1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Revision">
    <w:name w:val="Revision"/>
    <w:hidden/>
    <w:uiPriority w:val="99"/>
    <w:semiHidden/>
    <w:rsid w:val="00E962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14</Pages>
  <Words>6725</Words>
  <Characters>38339</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Elizabeth Lord</cp:lastModifiedBy>
  <cp:revision>3</cp:revision>
  <dcterms:created xsi:type="dcterms:W3CDTF">2026-07-01T18:50:00Z</dcterms:created>
  <dcterms:modified xsi:type="dcterms:W3CDTF">2026-07-01T20:02:00Z</dcterms:modified>
</cp:coreProperties>
</file>